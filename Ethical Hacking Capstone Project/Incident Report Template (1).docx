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0D0E" w14:textId="2D7B2465" w:rsidR="009873BE" w:rsidRPr="009873BE" w:rsidRDefault="00EE31AB" w:rsidP="009873BE">
      <w:pPr>
        <w:jc w:val="center"/>
        <w:rPr>
          <w:rFonts w:ascii="IBM Plex Sans" w:hAnsi="IBM Plex Sans"/>
          <w:b/>
          <w:bCs/>
        </w:rPr>
      </w:pPr>
      <w:r>
        <w:rPr>
          <w:rFonts w:ascii="IBM Plex Sans" w:hAnsi="IBM Plex Sans"/>
          <w:b/>
          <w:bCs/>
        </w:rPr>
        <w:t>I</w:t>
      </w:r>
      <w:r w:rsidR="009873BE" w:rsidRPr="009873BE">
        <w:rPr>
          <w:rFonts w:ascii="IBM Plex Sans" w:hAnsi="IBM Plex Sans"/>
          <w:b/>
          <w:bCs/>
        </w:rPr>
        <w:t xml:space="preserve">ncident </w:t>
      </w:r>
      <w:r>
        <w:rPr>
          <w:rFonts w:ascii="IBM Plex Sans" w:hAnsi="IBM Plex Sans"/>
          <w:b/>
          <w:bCs/>
        </w:rPr>
        <w:t>R</w:t>
      </w:r>
      <w:r w:rsidR="009873BE" w:rsidRPr="009873BE">
        <w:rPr>
          <w:rFonts w:ascii="IBM Plex Sans" w:hAnsi="IBM Plex Sans"/>
          <w:b/>
          <w:bCs/>
        </w:rPr>
        <w:t xml:space="preserve">eport </w:t>
      </w:r>
      <w:r>
        <w:rPr>
          <w:rFonts w:ascii="IBM Plex Sans" w:hAnsi="IBM Plex Sans"/>
          <w:b/>
          <w:bCs/>
        </w:rPr>
        <w:t>T</w:t>
      </w:r>
      <w:r w:rsidR="009873BE" w:rsidRPr="009873BE">
        <w:rPr>
          <w:rFonts w:ascii="IBM Plex Sans" w:hAnsi="IBM Plex Sans"/>
          <w:b/>
          <w:bCs/>
        </w:rPr>
        <w:t>emplate</w:t>
      </w:r>
    </w:p>
    <w:p w14:paraId="5A8F9C4A" w14:textId="77777777" w:rsidR="009873BE" w:rsidRDefault="009873BE" w:rsidP="009873BE">
      <w:pPr>
        <w:rPr>
          <w:rFonts w:ascii="IBM Plex Sans" w:hAnsi="IBM Plex Sans"/>
        </w:rPr>
      </w:pPr>
      <w:r w:rsidRPr="009873BE">
        <w:rPr>
          <w:rFonts w:ascii="IBM Plex Sans" w:hAnsi="IBM Plex Sans"/>
        </w:rPr>
        <w:t xml:space="preserve">Name: _____________________ </w:t>
      </w:r>
    </w:p>
    <w:p w14:paraId="407AD210" w14:textId="0577A8B3" w:rsidR="009873BE" w:rsidRPr="009873BE" w:rsidRDefault="009873BE" w:rsidP="009873BE">
      <w:pPr>
        <w:rPr>
          <w:rFonts w:ascii="IBM Plex Sans" w:hAnsi="IBM Plex Sans"/>
        </w:rPr>
      </w:pPr>
      <w:r w:rsidRPr="009873BE">
        <w:rPr>
          <w:rFonts w:ascii="IBM Plex Sans" w:hAnsi="IBM Plex Sans"/>
        </w:rPr>
        <w:t>Date: _____________________________</w:t>
      </w:r>
    </w:p>
    <w:p w14:paraId="54A8D8D9" w14:textId="77777777" w:rsidR="00CE710E" w:rsidRDefault="009873BE" w:rsidP="009873BE">
      <w:pPr>
        <w:rPr>
          <w:rFonts w:ascii="IBM Plex Sans" w:hAnsi="IBM Plex Sans"/>
          <w:b/>
          <w:bCs/>
        </w:rPr>
      </w:pPr>
      <w:r w:rsidRPr="009873BE">
        <w:rPr>
          <w:rFonts w:ascii="IBM Plex Sans" w:hAnsi="IBM Plex Sans"/>
          <w:b/>
          <w:bCs/>
        </w:rPr>
        <w:t>Executive summary</w:t>
      </w:r>
      <w:r w:rsidR="00CE710E">
        <w:rPr>
          <w:rFonts w:ascii="IBM Plex Sans" w:hAnsi="IBM Plex Sans"/>
          <w:b/>
          <w:bCs/>
        </w:rPr>
        <w:t xml:space="preserve"> </w:t>
      </w:r>
    </w:p>
    <w:p w14:paraId="47C6940C" w14:textId="75302FDB" w:rsidR="00CE710E" w:rsidRDefault="00CE710E" w:rsidP="009873BE">
      <w:pPr>
        <w:rPr>
          <w:i/>
          <w:iCs/>
        </w:rPr>
      </w:pPr>
      <w:r w:rsidRPr="00CE710E">
        <w:rPr>
          <w:i/>
          <w:iCs/>
        </w:rPr>
        <w:t>&lt;</w:t>
      </w:r>
      <w:r w:rsidR="00183533" w:rsidRPr="00CE710E">
        <w:rPr>
          <w:i/>
          <w:iCs/>
        </w:rPr>
        <w:t>Provide a high-level overview of the incident in 150–200 words, clearly describing what occurred and which systems were affected.</w:t>
      </w:r>
      <w:r w:rsidRPr="00CE710E">
        <w:rPr>
          <w:i/>
          <w:iCs/>
        </w:rPr>
        <w:t>&gt;</w:t>
      </w:r>
    </w:p>
    <w:p w14:paraId="1BD67303" w14:textId="77777777" w:rsidR="00CE710E" w:rsidRDefault="00CE710E" w:rsidP="009873BE">
      <w:pPr>
        <w:rPr>
          <w:i/>
          <w:iCs/>
        </w:rPr>
      </w:pPr>
    </w:p>
    <w:p w14:paraId="133CA5E3" w14:textId="77777777" w:rsidR="00CE710E" w:rsidRDefault="00CE710E" w:rsidP="009873BE">
      <w:pPr>
        <w:rPr>
          <w:i/>
          <w:iCs/>
        </w:rPr>
      </w:pPr>
    </w:p>
    <w:p w14:paraId="67D2DF6D" w14:textId="77777777" w:rsidR="00CE710E" w:rsidRDefault="00CE710E" w:rsidP="009873BE">
      <w:pPr>
        <w:rPr>
          <w:i/>
          <w:iCs/>
        </w:rPr>
      </w:pPr>
    </w:p>
    <w:p w14:paraId="5F2D759D" w14:textId="77777777" w:rsidR="00CE710E" w:rsidRDefault="00CE710E" w:rsidP="009873BE">
      <w:pPr>
        <w:rPr>
          <w:i/>
          <w:iCs/>
        </w:rPr>
      </w:pPr>
    </w:p>
    <w:p w14:paraId="76FB6EE6" w14:textId="77777777" w:rsidR="00CE710E" w:rsidRPr="00CE710E" w:rsidRDefault="00CE710E" w:rsidP="009873BE">
      <w:pPr>
        <w:rPr>
          <w:i/>
          <w:iCs/>
        </w:rPr>
      </w:pPr>
    </w:p>
    <w:p w14:paraId="5022768F" w14:textId="1F11B552" w:rsidR="009873BE" w:rsidRDefault="009873BE" w:rsidP="009873BE">
      <w:pPr>
        <w:rPr>
          <w:rFonts w:ascii="IBM Plex Sans" w:hAnsi="IBM Plex Sans"/>
          <w:b/>
          <w:bCs/>
        </w:rPr>
      </w:pPr>
      <w:r w:rsidRPr="009873BE">
        <w:rPr>
          <w:rFonts w:ascii="IBM Plex Sans" w:hAnsi="IBM Plex Sans"/>
          <w:b/>
          <w:bCs/>
        </w:rPr>
        <w:t>Timeline of events</w:t>
      </w:r>
    </w:p>
    <w:p w14:paraId="3796958A" w14:textId="2047951D" w:rsidR="009873BE" w:rsidRPr="009873BE" w:rsidRDefault="00CE710E" w:rsidP="009873BE">
      <w:pPr>
        <w:rPr>
          <w:rFonts w:ascii="IBM Plex Sans" w:hAnsi="IBM Plex Sans"/>
          <w:i/>
          <w:iCs/>
        </w:rPr>
      </w:pPr>
      <w:r w:rsidRPr="00CE710E">
        <w:rPr>
          <w:rFonts w:ascii="IBM Plex Sans" w:hAnsi="IBM Plex Sans"/>
          <w:i/>
          <w:iCs/>
        </w:rPr>
        <w:t>&lt;</w:t>
      </w:r>
      <w:r w:rsidR="009873BE" w:rsidRPr="009873BE">
        <w:rPr>
          <w:rFonts w:ascii="IBM Plex Sans" w:hAnsi="IBM Plex Sans"/>
          <w:i/>
          <w:iCs/>
        </w:rPr>
        <w:t>Document a complete, chronological sequence of at least five key events</w:t>
      </w:r>
      <w:r w:rsidR="009873BE" w:rsidRPr="00CE710E">
        <w:rPr>
          <w:rFonts w:ascii="IBM Plex Sans" w:hAnsi="IBM Plex Sans"/>
          <w:i/>
          <w:iCs/>
        </w:rPr>
        <w:t xml:space="preserve">. </w:t>
      </w:r>
      <w:r>
        <w:rPr>
          <w:rFonts w:ascii="IBM Plex Sans" w:hAnsi="IBM Plex Sans"/>
          <w:i/>
          <w:iCs/>
        </w:rPr>
        <w:t>Populate</w:t>
      </w:r>
      <w:r w:rsidR="009873BE" w:rsidRPr="00CE710E">
        <w:rPr>
          <w:rFonts w:ascii="IBM Plex Sans" w:hAnsi="IBM Plex Sans"/>
          <w:i/>
          <w:iCs/>
        </w:rPr>
        <w:t xml:space="preserve"> the table below to capture the timeline.</w:t>
      </w:r>
      <w:r w:rsidRPr="00CE710E">
        <w:rPr>
          <w:rFonts w:ascii="IBM Plex Sans" w:hAnsi="IBM Plex Sans"/>
          <w:i/>
          <w:iCs/>
        </w:rPr>
        <w:t>&gt;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292"/>
        <w:gridCol w:w="2695"/>
        <w:gridCol w:w="2718"/>
        <w:gridCol w:w="1465"/>
      </w:tblGrid>
      <w:tr w:rsidR="00CE710E" w:rsidRPr="009873BE" w14:paraId="7218657B" w14:textId="77777777" w:rsidTr="00183533">
        <w:trPr>
          <w:tblCellSpacing w:w="15" w:type="dxa"/>
        </w:trPr>
        <w:tc>
          <w:tcPr>
            <w:tcW w:w="801" w:type="dxa"/>
            <w:vAlign w:val="center"/>
            <w:hideMark/>
          </w:tcPr>
          <w:p w14:paraId="26F3A501" w14:textId="77777777" w:rsidR="009873BE" w:rsidRPr="009873BE" w:rsidRDefault="009873BE" w:rsidP="00CE710E">
            <w:pPr>
              <w:jc w:val="center"/>
              <w:rPr>
                <w:rFonts w:ascii="IBM Plex Sans" w:hAnsi="IBM Plex Sans"/>
                <w:b/>
                <w:bCs/>
              </w:rPr>
            </w:pPr>
            <w:r w:rsidRPr="009873BE">
              <w:rPr>
                <w:rFonts w:ascii="IBM Plex Sans" w:hAnsi="IBM Plex Sans"/>
                <w:b/>
                <w:bCs/>
              </w:rPr>
              <w:t>Time</w:t>
            </w:r>
          </w:p>
        </w:tc>
        <w:tc>
          <w:tcPr>
            <w:tcW w:w="1262" w:type="dxa"/>
            <w:vAlign w:val="center"/>
            <w:hideMark/>
          </w:tcPr>
          <w:p w14:paraId="6C0DD0FB" w14:textId="77777777" w:rsidR="009873BE" w:rsidRPr="009873BE" w:rsidRDefault="009873BE" w:rsidP="00CE710E">
            <w:pPr>
              <w:jc w:val="center"/>
              <w:rPr>
                <w:rFonts w:ascii="IBM Plex Sans" w:hAnsi="IBM Plex Sans"/>
                <w:b/>
                <w:bCs/>
              </w:rPr>
            </w:pPr>
            <w:r w:rsidRPr="009873BE">
              <w:rPr>
                <w:rFonts w:ascii="IBM Plex Sans" w:hAnsi="IBM Plex Sans"/>
                <w:b/>
                <w:bCs/>
              </w:rPr>
              <w:t>Event description</w:t>
            </w:r>
          </w:p>
        </w:tc>
        <w:tc>
          <w:tcPr>
            <w:tcW w:w="0" w:type="auto"/>
            <w:vAlign w:val="center"/>
            <w:hideMark/>
          </w:tcPr>
          <w:p w14:paraId="6917212C" w14:textId="77777777" w:rsidR="009873BE" w:rsidRPr="009873BE" w:rsidRDefault="009873BE" w:rsidP="00CE710E">
            <w:pPr>
              <w:jc w:val="center"/>
              <w:rPr>
                <w:rFonts w:ascii="IBM Plex Sans" w:hAnsi="IBM Plex Sans"/>
                <w:b/>
                <w:bCs/>
              </w:rPr>
            </w:pPr>
            <w:r w:rsidRPr="009873BE">
              <w:rPr>
                <w:rFonts w:ascii="IBM Plex Sans" w:hAnsi="IBM Plex Sans"/>
                <w:b/>
                <w:bCs/>
              </w:rPr>
              <w:t>Tools/techniques involved</w:t>
            </w:r>
          </w:p>
        </w:tc>
        <w:tc>
          <w:tcPr>
            <w:tcW w:w="0" w:type="auto"/>
            <w:vAlign w:val="center"/>
            <w:hideMark/>
          </w:tcPr>
          <w:p w14:paraId="376075B8" w14:textId="77777777" w:rsidR="009873BE" w:rsidRPr="009873BE" w:rsidRDefault="009873BE" w:rsidP="00CE710E">
            <w:pPr>
              <w:jc w:val="center"/>
              <w:rPr>
                <w:rFonts w:ascii="IBM Plex Sans" w:hAnsi="IBM Plex Sans"/>
                <w:b/>
                <w:bCs/>
              </w:rPr>
            </w:pPr>
            <w:r w:rsidRPr="009873BE">
              <w:rPr>
                <w:rFonts w:ascii="IBM Plex Sans" w:hAnsi="IBM Plex Sans"/>
                <w:b/>
                <w:bCs/>
              </w:rPr>
              <w:t>Actor (Attacker/Defender)</w:t>
            </w:r>
          </w:p>
        </w:tc>
        <w:tc>
          <w:tcPr>
            <w:tcW w:w="0" w:type="auto"/>
            <w:vAlign w:val="center"/>
            <w:hideMark/>
          </w:tcPr>
          <w:p w14:paraId="0A90DA6E" w14:textId="6A7A8106" w:rsidR="009873BE" w:rsidRPr="009873BE" w:rsidRDefault="009873BE" w:rsidP="00CE710E">
            <w:pPr>
              <w:jc w:val="center"/>
              <w:rPr>
                <w:rFonts w:ascii="IBM Plex Sans" w:hAnsi="IBM Plex Sans"/>
                <w:b/>
                <w:bCs/>
              </w:rPr>
            </w:pPr>
            <w:r w:rsidRPr="009873BE">
              <w:rPr>
                <w:rFonts w:ascii="IBM Plex Sans" w:hAnsi="IBM Plex Sans"/>
                <w:b/>
                <w:bCs/>
              </w:rPr>
              <w:t>Observations</w:t>
            </w:r>
          </w:p>
        </w:tc>
      </w:tr>
      <w:tr w:rsidR="009873BE" w:rsidRPr="009873BE" w14:paraId="751B93D3" w14:textId="77777777" w:rsidTr="00183533">
        <w:trPr>
          <w:tblCellSpacing w:w="15" w:type="dxa"/>
        </w:trPr>
        <w:tc>
          <w:tcPr>
            <w:tcW w:w="801" w:type="dxa"/>
            <w:vAlign w:val="center"/>
          </w:tcPr>
          <w:p w14:paraId="2C58265D" w14:textId="77777777" w:rsidR="009873BE" w:rsidRPr="009873BE" w:rsidRDefault="009873BE" w:rsidP="009873BE">
            <w:pPr>
              <w:rPr>
                <w:rFonts w:ascii="IBM Plex Sans" w:hAnsi="IBM Plex Sans"/>
                <w:b/>
                <w:bCs/>
              </w:rPr>
            </w:pPr>
          </w:p>
        </w:tc>
        <w:tc>
          <w:tcPr>
            <w:tcW w:w="1262" w:type="dxa"/>
            <w:vAlign w:val="center"/>
          </w:tcPr>
          <w:p w14:paraId="4CC48438" w14:textId="77777777" w:rsidR="009873BE" w:rsidRPr="009873BE" w:rsidRDefault="009873BE" w:rsidP="009873BE">
            <w:pPr>
              <w:rPr>
                <w:rFonts w:ascii="IBM Plex Sans" w:hAnsi="IBM Plex Sans"/>
                <w:b/>
                <w:bCs/>
              </w:rPr>
            </w:pPr>
          </w:p>
        </w:tc>
        <w:tc>
          <w:tcPr>
            <w:tcW w:w="0" w:type="auto"/>
            <w:vAlign w:val="center"/>
          </w:tcPr>
          <w:p w14:paraId="2A11284B" w14:textId="77777777" w:rsidR="009873BE" w:rsidRPr="009873BE" w:rsidRDefault="009873BE" w:rsidP="009873BE">
            <w:pPr>
              <w:rPr>
                <w:rFonts w:ascii="IBM Plex Sans" w:hAnsi="IBM Plex Sans"/>
                <w:b/>
                <w:bCs/>
              </w:rPr>
            </w:pPr>
          </w:p>
        </w:tc>
        <w:tc>
          <w:tcPr>
            <w:tcW w:w="0" w:type="auto"/>
            <w:vAlign w:val="center"/>
          </w:tcPr>
          <w:p w14:paraId="6F4397D1" w14:textId="538E2FC3" w:rsidR="009873BE" w:rsidRPr="009873BE" w:rsidRDefault="009873BE" w:rsidP="009873BE">
            <w:pPr>
              <w:rPr>
                <w:rFonts w:ascii="IBM Plex Sans" w:hAnsi="IBM Plex Sans"/>
                <w:b/>
                <w:bCs/>
              </w:rPr>
            </w:pPr>
            <w:r>
              <w:rPr>
                <w:rFonts w:ascii="IBM Plex Sans" w:hAnsi="IBM Plex Sans"/>
                <w:b/>
                <w:bCs/>
              </w:rPr>
              <w:t xml:space="preserve"> </w:t>
            </w:r>
          </w:p>
        </w:tc>
        <w:tc>
          <w:tcPr>
            <w:tcW w:w="0" w:type="auto"/>
            <w:vAlign w:val="center"/>
          </w:tcPr>
          <w:p w14:paraId="0F240D36" w14:textId="77777777" w:rsidR="009873BE" w:rsidRPr="009873BE" w:rsidRDefault="009873BE" w:rsidP="009873BE">
            <w:pPr>
              <w:rPr>
                <w:rFonts w:ascii="IBM Plex Sans" w:hAnsi="IBM Plex Sans"/>
                <w:b/>
                <w:bCs/>
              </w:rPr>
            </w:pPr>
          </w:p>
        </w:tc>
      </w:tr>
      <w:tr w:rsidR="009873BE" w:rsidRPr="009873BE" w14:paraId="309525B4" w14:textId="77777777" w:rsidTr="00183533">
        <w:trPr>
          <w:tblCellSpacing w:w="15" w:type="dxa"/>
        </w:trPr>
        <w:tc>
          <w:tcPr>
            <w:tcW w:w="801" w:type="dxa"/>
            <w:vAlign w:val="center"/>
          </w:tcPr>
          <w:p w14:paraId="26C3776F" w14:textId="77777777" w:rsidR="009873BE" w:rsidRPr="009873BE" w:rsidRDefault="009873BE" w:rsidP="009873BE">
            <w:pPr>
              <w:rPr>
                <w:rFonts w:ascii="IBM Plex Sans" w:hAnsi="IBM Plex Sans"/>
                <w:b/>
                <w:bCs/>
              </w:rPr>
            </w:pPr>
          </w:p>
        </w:tc>
        <w:tc>
          <w:tcPr>
            <w:tcW w:w="1262" w:type="dxa"/>
            <w:vAlign w:val="center"/>
          </w:tcPr>
          <w:p w14:paraId="33C99226" w14:textId="77777777" w:rsidR="009873BE" w:rsidRPr="009873BE" w:rsidRDefault="009873BE" w:rsidP="009873BE">
            <w:pPr>
              <w:rPr>
                <w:rFonts w:ascii="IBM Plex Sans" w:hAnsi="IBM Plex Sans"/>
                <w:b/>
                <w:bCs/>
              </w:rPr>
            </w:pPr>
          </w:p>
        </w:tc>
        <w:tc>
          <w:tcPr>
            <w:tcW w:w="0" w:type="auto"/>
            <w:vAlign w:val="center"/>
          </w:tcPr>
          <w:p w14:paraId="56F897D1" w14:textId="77777777" w:rsidR="009873BE" w:rsidRPr="009873BE" w:rsidRDefault="009873BE" w:rsidP="009873BE">
            <w:pPr>
              <w:rPr>
                <w:rFonts w:ascii="IBM Plex Sans" w:hAnsi="IBM Plex Sans"/>
                <w:b/>
                <w:bCs/>
              </w:rPr>
            </w:pPr>
          </w:p>
        </w:tc>
        <w:tc>
          <w:tcPr>
            <w:tcW w:w="0" w:type="auto"/>
            <w:vAlign w:val="center"/>
          </w:tcPr>
          <w:p w14:paraId="19E508DE" w14:textId="10CB2C33" w:rsidR="009873BE" w:rsidRPr="009873BE" w:rsidRDefault="009873BE" w:rsidP="009873BE">
            <w:pPr>
              <w:rPr>
                <w:rFonts w:ascii="IBM Plex Sans" w:hAnsi="IBM Plex Sans"/>
                <w:b/>
                <w:bCs/>
              </w:rPr>
            </w:pPr>
            <w:r>
              <w:rPr>
                <w:rFonts w:ascii="IBM Plex Sans" w:hAnsi="IBM Plex Sans"/>
                <w:b/>
                <w:bCs/>
              </w:rPr>
              <w:t xml:space="preserve"> </w:t>
            </w:r>
          </w:p>
        </w:tc>
        <w:tc>
          <w:tcPr>
            <w:tcW w:w="0" w:type="auto"/>
            <w:vAlign w:val="center"/>
          </w:tcPr>
          <w:p w14:paraId="0291DB42" w14:textId="77777777" w:rsidR="009873BE" w:rsidRPr="009873BE" w:rsidRDefault="009873BE" w:rsidP="009873BE">
            <w:pPr>
              <w:rPr>
                <w:rFonts w:ascii="IBM Plex Sans" w:hAnsi="IBM Plex Sans"/>
                <w:b/>
                <w:bCs/>
              </w:rPr>
            </w:pPr>
          </w:p>
        </w:tc>
      </w:tr>
      <w:tr w:rsidR="00CE710E" w:rsidRPr="009873BE" w14:paraId="74F01485" w14:textId="77777777" w:rsidTr="00183533">
        <w:trPr>
          <w:tblCellSpacing w:w="15" w:type="dxa"/>
        </w:trPr>
        <w:tc>
          <w:tcPr>
            <w:tcW w:w="801" w:type="dxa"/>
            <w:vAlign w:val="center"/>
            <w:hideMark/>
          </w:tcPr>
          <w:p w14:paraId="2CFA1061" w14:textId="77777777" w:rsidR="009873BE" w:rsidRPr="009873BE" w:rsidRDefault="009873BE" w:rsidP="009873BE">
            <w:pPr>
              <w:rPr>
                <w:rFonts w:ascii="IBM Plex Sans" w:hAnsi="IBM Plex Sans"/>
              </w:rPr>
            </w:pPr>
          </w:p>
        </w:tc>
        <w:tc>
          <w:tcPr>
            <w:tcW w:w="1262" w:type="dxa"/>
            <w:vAlign w:val="center"/>
            <w:hideMark/>
          </w:tcPr>
          <w:p w14:paraId="105313E9" w14:textId="77777777" w:rsidR="009873BE" w:rsidRPr="009873BE" w:rsidRDefault="009873BE" w:rsidP="009873BE">
            <w:pPr>
              <w:rPr>
                <w:rFonts w:ascii="IBM Plex Sans" w:hAnsi="IBM Plex Sans"/>
              </w:rPr>
            </w:pPr>
          </w:p>
        </w:tc>
        <w:tc>
          <w:tcPr>
            <w:tcW w:w="0" w:type="auto"/>
            <w:vAlign w:val="center"/>
            <w:hideMark/>
          </w:tcPr>
          <w:p w14:paraId="5E2F8DBC" w14:textId="77777777" w:rsidR="009873BE" w:rsidRPr="009873BE" w:rsidRDefault="009873BE" w:rsidP="009873BE">
            <w:pPr>
              <w:rPr>
                <w:rFonts w:ascii="IBM Plex Sans" w:hAnsi="IBM Plex Sans"/>
              </w:rPr>
            </w:pPr>
          </w:p>
        </w:tc>
        <w:tc>
          <w:tcPr>
            <w:tcW w:w="0" w:type="auto"/>
            <w:vAlign w:val="center"/>
            <w:hideMark/>
          </w:tcPr>
          <w:p w14:paraId="615D590F" w14:textId="5D6B6AA1" w:rsidR="009873BE" w:rsidRPr="009873BE" w:rsidRDefault="009873BE" w:rsidP="009873BE">
            <w:pPr>
              <w:rPr>
                <w:rFonts w:ascii="IBM Plex Sans" w:hAnsi="IBM Plex Sans"/>
              </w:rPr>
            </w:pPr>
            <w:r>
              <w:rPr>
                <w:rFonts w:ascii="IBM Plex Sans" w:hAnsi="IBM Plex Sans"/>
              </w:rPr>
              <w:t xml:space="preserve"> </w:t>
            </w:r>
          </w:p>
        </w:tc>
        <w:tc>
          <w:tcPr>
            <w:tcW w:w="0" w:type="auto"/>
            <w:vAlign w:val="center"/>
            <w:hideMark/>
          </w:tcPr>
          <w:p w14:paraId="552E86A4" w14:textId="77777777" w:rsidR="009873BE" w:rsidRPr="009873BE" w:rsidRDefault="009873BE" w:rsidP="009873BE">
            <w:pPr>
              <w:rPr>
                <w:rFonts w:ascii="IBM Plex Sans" w:hAnsi="IBM Plex Sans"/>
              </w:rPr>
            </w:pPr>
          </w:p>
        </w:tc>
      </w:tr>
      <w:tr w:rsidR="009873BE" w:rsidRPr="009873BE" w14:paraId="39440222" w14:textId="77777777" w:rsidTr="00183533">
        <w:trPr>
          <w:tblCellSpacing w:w="15" w:type="dxa"/>
        </w:trPr>
        <w:tc>
          <w:tcPr>
            <w:tcW w:w="801" w:type="dxa"/>
            <w:vAlign w:val="center"/>
          </w:tcPr>
          <w:p w14:paraId="13BB960C" w14:textId="77777777" w:rsidR="009873BE" w:rsidRPr="009873BE" w:rsidRDefault="009873BE" w:rsidP="009873BE">
            <w:pPr>
              <w:rPr>
                <w:rFonts w:ascii="IBM Plex Sans" w:hAnsi="IBM Plex Sans"/>
              </w:rPr>
            </w:pPr>
          </w:p>
        </w:tc>
        <w:tc>
          <w:tcPr>
            <w:tcW w:w="1262" w:type="dxa"/>
            <w:vAlign w:val="center"/>
          </w:tcPr>
          <w:p w14:paraId="1E7802DC" w14:textId="77777777" w:rsidR="009873BE" w:rsidRPr="009873BE" w:rsidRDefault="009873BE" w:rsidP="009873BE">
            <w:pPr>
              <w:rPr>
                <w:rFonts w:ascii="IBM Plex Sans" w:hAnsi="IBM Plex Sans"/>
              </w:rPr>
            </w:pPr>
          </w:p>
        </w:tc>
        <w:tc>
          <w:tcPr>
            <w:tcW w:w="0" w:type="auto"/>
            <w:vAlign w:val="center"/>
          </w:tcPr>
          <w:p w14:paraId="7D1263BF" w14:textId="77777777" w:rsidR="009873BE" w:rsidRPr="009873BE" w:rsidRDefault="009873BE" w:rsidP="009873BE">
            <w:pPr>
              <w:rPr>
                <w:rFonts w:ascii="IBM Plex Sans" w:hAnsi="IBM Plex Sans"/>
              </w:rPr>
            </w:pPr>
          </w:p>
        </w:tc>
        <w:tc>
          <w:tcPr>
            <w:tcW w:w="0" w:type="auto"/>
            <w:vAlign w:val="center"/>
          </w:tcPr>
          <w:p w14:paraId="45898E92" w14:textId="77777777" w:rsidR="009873BE" w:rsidRPr="009873BE" w:rsidRDefault="009873BE" w:rsidP="009873BE">
            <w:pPr>
              <w:rPr>
                <w:rFonts w:ascii="IBM Plex Sans" w:hAnsi="IBM Plex Sans"/>
              </w:rPr>
            </w:pPr>
          </w:p>
        </w:tc>
        <w:tc>
          <w:tcPr>
            <w:tcW w:w="0" w:type="auto"/>
            <w:vAlign w:val="center"/>
          </w:tcPr>
          <w:p w14:paraId="492F5E5D" w14:textId="77777777" w:rsidR="009873BE" w:rsidRPr="009873BE" w:rsidRDefault="009873BE" w:rsidP="009873BE">
            <w:pPr>
              <w:rPr>
                <w:rFonts w:ascii="IBM Plex Sans" w:hAnsi="IBM Plex Sans"/>
              </w:rPr>
            </w:pPr>
          </w:p>
        </w:tc>
      </w:tr>
      <w:tr w:rsidR="009873BE" w:rsidRPr="009873BE" w14:paraId="7ED09103" w14:textId="77777777" w:rsidTr="00183533">
        <w:trPr>
          <w:tblCellSpacing w:w="15" w:type="dxa"/>
        </w:trPr>
        <w:tc>
          <w:tcPr>
            <w:tcW w:w="801" w:type="dxa"/>
            <w:vAlign w:val="center"/>
          </w:tcPr>
          <w:p w14:paraId="25DB0B45" w14:textId="77777777" w:rsidR="009873BE" w:rsidRPr="009873BE" w:rsidRDefault="009873BE" w:rsidP="009873BE">
            <w:pPr>
              <w:rPr>
                <w:rFonts w:ascii="IBM Plex Sans" w:hAnsi="IBM Plex Sans"/>
              </w:rPr>
            </w:pPr>
          </w:p>
        </w:tc>
        <w:tc>
          <w:tcPr>
            <w:tcW w:w="1262" w:type="dxa"/>
            <w:vAlign w:val="center"/>
          </w:tcPr>
          <w:p w14:paraId="5F4C1681" w14:textId="77777777" w:rsidR="009873BE" w:rsidRPr="009873BE" w:rsidRDefault="009873BE" w:rsidP="009873BE">
            <w:pPr>
              <w:rPr>
                <w:rFonts w:ascii="IBM Plex Sans" w:hAnsi="IBM Plex Sans"/>
              </w:rPr>
            </w:pPr>
          </w:p>
        </w:tc>
        <w:tc>
          <w:tcPr>
            <w:tcW w:w="0" w:type="auto"/>
            <w:vAlign w:val="center"/>
          </w:tcPr>
          <w:p w14:paraId="050834CC" w14:textId="77777777" w:rsidR="009873BE" w:rsidRPr="009873BE" w:rsidRDefault="009873BE" w:rsidP="009873BE">
            <w:pPr>
              <w:rPr>
                <w:rFonts w:ascii="IBM Plex Sans" w:hAnsi="IBM Plex Sans"/>
              </w:rPr>
            </w:pPr>
          </w:p>
        </w:tc>
        <w:tc>
          <w:tcPr>
            <w:tcW w:w="0" w:type="auto"/>
            <w:vAlign w:val="center"/>
          </w:tcPr>
          <w:p w14:paraId="26DE3919" w14:textId="42D79C88" w:rsidR="009873BE" w:rsidRPr="009873BE" w:rsidRDefault="009873BE" w:rsidP="009873BE">
            <w:pPr>
              <w:rPr>
                <w:rFonts w:ascii="IBM Plex Sans" w:hAnsi="IBM Plex Sans"/>
              </w:rPr>
            </w:pPr>
            <w:r>
              <w:rPr>
                <w:rFonts w:ascii="IBM Plex Sans" w:hAnsi="IBM Plex Sans"/>
              </w:rPr>
              <w:t xml:space="preserve"> </w:t>
            </w:r>
          </w:p>
        </w:tc>
        <w:tc>
          <w:tcPr>
            <w:tcW w:w="0" w:type="auto"/>
            <w:vAlign w:val="center"/>
          </w:tcPr>
          <w:p w14:paraId="36413665" w14:textId="77777777" w:rsidR="009873BE" w:rsidRPr="009873BE" w:rsidRDefault="009873BE" w:rsidP="009873BE">
            <w:pPr>
              <w:rPr>
                <w:rFonts w:ascii="IBM Plex Sans" w:hAnsi="IBM Plex Sans"/>
              </w:rPr>
            </w:pPr>
          </w:p>
        </w:tc>
      </w:tr>
    </w:tbl>
    <w:p w14:paraId="724EEE55" w14:textId="77777777" w:rsidR="009873BE" w:rsidRDefault="009873BE" w:rsidP="009873BE">
      <w:pPr>
        <w:rPr>
          <w:rFonts w:ascii="IBM Plex Sans" w:hAnsi="IBM Plex Sans"/>
        </w:rPr>
      </w:pPr>
    </w:p>
    <w:p w14:paraId="39503571" w14:textId="591A24FE" w:rsidR="009873BE" w:rsidRPr="009873BE" w:rsidRDefault="009873BE" w:rsidP="009873BE">
      <w:pPr>
        <w:rPr>
          <w:rFonts w:ascii="IBM Plex Sans" w:hAnsi="IBM Plex Sans"/>
        </w:rPr>
      </w:pPr>
      <w:r w:rsidRPr="009873BE">
        <w:rPr>
          <w:rFonts w:ascii="IBM Plex Sans" w:hAnsi="IBM Plex Sans"/>
          <w:b/>
          <w:bCs/>
        </w:rPr>
        <w:t>Attack narrative (MITRE ATT&amp;CK mapping)</w:t>
      </w:r>
    </w:p>
    <w:p w14:paraId="435A8014" w14:textId="57556CB6" w:rsidR="009873BE" w:rsidRPr="009873BE" w:rsidRDefault="00CE710E" w:rsidP="0076563E">
      <w:pPr>
        <w:rPr>
          <w:rFonts w:ascii="IBM Plex Sans" w:hAnsi="IBM Plex Sans"/>
          <w:i/>
          <w:iCs/>
        </w:rPr>
      </w:pPr>
      <w:r w:rsidRPr="002968AB">
        <w:rPr>
          <w:rFonts w:ascii="IBM Plex Sans" w:hAnsi="IBM Plex Sans"/>
          <w:i/>
          <w:iCs/>
        </w:rPr>
        <w:t>&lt;</w:t>
      </w:r>
      <w:r w:rsidR="0076563E" w:rsidRPr="002968AB">
        <w:rPr>
          <w:rFonts w:ascii="IBM Plex Sans" w:hAnsi="IBM Plex Sans"/>
          <w:i/>
          <w:iCs/>
        </w:rPr>
        <w:t xml:space="preserve">Provide a comprehensive narrative that describes at least four major attacker actions, mapping each to the corresponding MITRE ATT&amp;CK techniques. </w:t>
      </w:r>
      <w:r w:rsidRPr="002968AB">
        <w:rPr>
          <w:rFonts w:ascii="IBM Plex Sans" w:hAnsi="IBM Plex Sans"/>
          <w:i/>
          <w:iCs/>
        </w:rPr>
        <w:t>Populate</w:t>
      </w:r>
      <w:r w:rsidR="0076563E" w:rsidRPr="002968AB">
        <w:rPr>
          <w:rFonts w:ascii="IBM Plex Sans" w:hAnsi="IBM Plex Sans"/>
          <w:i/>
          <w:iCs/>
        </w:rPr>
        <w:t xml:space="preserve"> </w:t>
      </w:r>
      <w:r w:rsidR="002968AB" w:rsidRPr="002968AB">
        <w:rPr>
          <w:rFonts w:ascii="IBM Plex Sans" w:hAnsi="IBM Plex Sans"/>
          <w:i/>
          <w:iCs/>
        </w:rPr>
        <w:t>the table below to detail the attack narrative</w:t>
      </w:r>
      <w:r w:rsidRPr="002968AB">
        <w:rPr>
          <w:rFonts w:ascii="IBM Plex Sans" w:hAnsi="IBM Plex Sans"/>
          <w:i/>
          <w:iCs/>
        </w:rPr>
        <w:t>&gt;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2748"/>
        <w:gridCol w:w="2268"/>
        <w:gridCol w:w="2268"/>
      </w:tblGrid>
      <w:tr w:rsidR="0076563E" w:rsidRPr="009873BE" w14:paraId="0F6F6704" w14:textId="77777777" w:rsidTr="0076563E">
        <w:trPr>
          <w:tblCellSpacing w:w="15" w:type="dxa"/>
        </w:trPr>
        <w:tc>
          <w:tcPr>
            <w:tcW w:w="1738" w:type="dxa"/>
            <w:vAlign w:val="center"/>
            <w:hideMark/>
          </w:tcPr>
          <w:p w14:paraId="01F0463A" w14:textId="77777777" w:rsidR="0076563E" w:rsidRPr="009873BE" w:rsidRDefault="0076563E" w:rsidP="0076563E">
            <w:pPr>
              <w:jc w:val="center"/>
              <w:rPr>
                <w:rFonts w:ascii="IBM Plex Sans" w:hAnsi="IBM Plex Sans"/>
                <w:b/>
                <w:bCs/>
              </w:rPr>
            </w:pPr>
            <w:r w:rsidRPr="009873BE">
              <w:rPr>
                <w:rFonts w:ascii="IBM Plex Sans" w:hAnsi="IBM Plex Sans"/>
                <w:b/>
                <w:bCs/>
              </w:rPr>
              <w:t>Attack phase</w:t>
            </w:r>
          </w:p>
        </w:tc>
        <w:tc>
          <w:tcPr>
            <w:tcW w:w="2718" w:type="dxa"/>
            <w:vAlign w:val="center"/>
            <w:hideMark/>
          </w:tcPr>
          <w:p w14:paraId="79C2D311" w14:textId="77777777" w:rsidR="0076563E" w:rsidRPr="009873BE" w:rsidRDefault="0076563E" w:rsidP="0076563E">
            <w:pPr>
              <w:jc w:val="center"/>
              <w:rPr>
                <w:rFonts w:ascii="IBM Plex Sans" w:hAnsi="IBM Plex Sans"/>
                <w:b/>
                <w:bCs/>
              </w:rPr>
            </w:pPr>
            <w:r w:rsidRPr="009873BE">
              <w:rPr>
                <w:rFonts w:ascii="IBM Plex Sans" w:hAnsi="IBM Plex Sans"/>
                <w:b/>
                <w:bCs/>
              </w:rPr>
              <w:t>Technique ID</w:t>
            </w:r>
          </w:p>
        </w:tc>
        <w:tc>
          <w:tcPr>
            <w:tcW w:w="2238" w:type="dxa"/>
            <w:vAlign w:val="center"/>
            <w:hideMark/>
          </w:tcPr>
          <w:p w14:paraId="422835A1" w14:textId="77777777" w:rsidR="0076563E" w:rsidRPr="009873BE" w:rsidRDefault="0076563E" w:rsidP="0076563E">
            <w:pPr>
              <w:jc w:val="center"/>
              <w:rPr>
                <w:rFonts w:ascii="IBM Plex Sans" w:hAnsi="IBM Plex Sans"/>
                <w:b/>
                <w:bCs/>
              </w:rPr>
            </w:pPr>
            <w:r w:rsidRPr="009873BE">
              <w:rPr>
                <w:rFonts w:ascii="IBM Plex Sans" w:hAnsi="IBM Plex Sans"/>
                <w:b/>
                <w:bCs/>
              </w:rPr>
              <w:t>Description</w:t>
            </w:r>
          </w:p>
        </w:tc>
        <w:tc>
          <w:tcPr>
            <w:tcW w:w="2223" w:type="dxa"/>
            <w:vAlign w:val="center"/>
            <w:hideMark/>
          </w:tcPr>
          <w:p w14:paraId="1B9E3509" w14:textId="39FBD42F" w:rsidR="0076563E" w:rsidRPr="009873BE" w:rsidRDefault="0076563E" w:rsidP="0076563E">
            <w:pPr>
              <w:jc w:val="center"/>
              <w:rPr>
                <w:rFonts w:ascii="IBM Plex Sans" w:hAnsi="IBM Plex Sans"/>
                <w:b/>
                <w:bCs/>
              </w:rPr>
            </w:pPr>
            <w:r w:rsidRPr="009873BE">
              <w:rPr>
                <w:rFonts w:ascii="IBM Plex Sans" w:hAnsi="IBM Plex Sans"/>
                <w:b/>
                <w:bCs/>
              </w:rPr>
              <w:t>Tools/</w:t>
            </w:r>
            <w:r w:rsidR="00CE710E">
              <w:rPr>
                <w:rFonts w:ascii="IBM Plex Sans" w:hAnsi="IBM Plex Sans"/>
                <w:b/>
                <w:bCs/>
              </w:rPr>
              <w:t>m</w:t>
            </w:r>
            <w:r w:rsidRPr="009873BE">
              <w:rPr>
                <w:rFonts w:ascii="IBM Plex Sans" w:hAnsi="IBM Plex Sans"/>
                <w:b/>
                <w:bCs/>
              </w:rPr>
              <w:t>ethods</w:t>
            </w:r>
          </w:p>
        </w:tc>
      </w:tr>
      <w:tr w:rsidR="0076563E" w:rsidRPr="009873BE" w14:paraId="1C558D3D" w14:textId="77777777" w:rsidTr="0076563E">
        <w:trPr>
          <w:tblCellSpacing w:w="15" w:type="dxa"/>
        </w:trPr>
        <w:tc>
          <w:tcPr>
            <w:tcW w:w="1738" w:type="dxa"/>
            <w:vAlign w:val="center"/>
            <w:hideMark/>
          </w:tcPr>
          <w:p w14:paraId="3FCFB335" w14:textId="77777777" w:rsidR="0076563E" w:rsidRPr="009873BE" w:rsidRDefault="0076563E" w:rsidP="009873BE">
            <w:pPr>
              <w:rPr>
                <w:rFonts w:ascii="IBM Plex Sans" w:hAnsi="IBM Plex Sans"/>
                <w:b/>
                <w:bCs/>
              </w:rPr>
            </w:pPr>
          </w:p>
        </w:tc>
        <w:tc>
          <w:tcPr>
            <w:tcW w:w="2718" w:type="dxa"/>
            <w:vAlign w:val="center"/>
            <w:hideMark/>
          </w:tcPr>
          <w:p w14:paraId="1E1ADF48" w14:textId="11E2577B" w:rsidR="0076563E" w:rsidRPr="009873BE" w:rsidRDefault="0076563E" w:rsidP="009873BE">
            <w:pPr>
              <w:rPr>
                <w:rFonts w:ascii="IBM Plex Sans" w:hAnsi="IBM Plex Sans"/>
                <w:b/>
                <w:bCs/>
              </w:rPr>
            </w:pPr>
            <w:r>
              <w:rPr>
                <w:rFonts w:ascii="IBM Plex Sans" w:hAnsi="IBM Plex Sans"/>
                <w:b/>
                <w:bCs/>
              </w:rPr>
              <w:t xml:space="preserve"> </w:t>
            </w:r>
          </w:p>
        </w:tc>
        <w:tc>
          <w:tcPr>
            <w:tcW w:w="2238" w:type="dxa"/>
            <w:vAlign w:val="center"/>
            <w:hideMark/>
          </w:tcPr>
          <w:p w14:paraId="07F49DA2" w14:textId="77777777" w:rsidR="0076563E" w:rsidRPr="009873BE" w:rsidRDefault="0076563E" w:rsidP="009873BE">
            <w:pPr>
              <w:rPr>
                <w:rFonts w:ascii="IBM Plex Sans" w:hAnsi="IBM Plex Sans"/>
                <w:b/>
                <w:bCs/>
              </w:rPr>
            </w:pPr>
          </w:p>
        </w:tc>
        <w:tc>
          <w:tcPr>
            <w:tcW w:w="2223" w:type="dxa"/>
            <w:vAlign w:val="center"/>
            <w:hideMark/>
          </w:tcPr>
          <w:p w14:paraId="4E500679" w14:textId="77777777" w:rsidR="0076563E" w:rsidRPr="009873BE" w:rsidRDefault="0076563E" w:rsidP="009873BE">
            <w:pPr>
              <w:rPr>
                <w:rFonts w:ascii="IBM Plex Sans" w:hAnsi="IBM Plex Sans"/>
                <w:b/>
                <w:bCs/>
              </w:rPr>
            </w:pPr>
          </w:p>
        </w:tc>
      </w:tr>
      <w:tr w:rsidR="0076563E" w:rsidRPr="009873BE" w14:paraId="4EC1211B" w14:textId="77777777" w:rsidTr="0076563E">
        <w:trPr>
          <w:tblCellSpacing w:w="15" w:type="dxa"/>
        </w:trPr>
        <w:tc>
          <w:tcPr>
            <w:tcW w:w="1738" w:type="dxa"/>
            <w:vAlign w:val="center"/>
          </w:tcPr>
          <w:p w14:paraId="4F21B633" w14:textId="77777777" w:rsidR="0076563E" w:rsidRPr="009873BE" w:rsidRDefault="0076563E" w:rsidP="009873BE">
            <w:pPr>
              <w:rPr>
                <w:rFonts w:ascii="IBM Plex Sans" w:hAnsi="IBM Plex Sans"/>
                <w:b/>
                <w:bCs/>
              </w:rPr>
            </w:pPr>
          </w:p>
        </w:tc>
        <w:tc>
          <w:tcPr>
            <w:tcW w:w="2718" w:type="dxa"/>
            <w:vAlign w:val="center"/>
          </w:tcPr>
          <w:p w14:paraId="5B579360" w14:textId="77777777" w:rsidR="0076563E" w:rsidRDefault="0076563E" w:rsidP="009873BE">
            <w:pPr>
              <w:rPr>
                <w:rFonts w:ascii="IBM Plex Sans" w:hAnsi="IBM Plex Sans"/>
                <w:b/>
                <w:bCs/>
              </w:rPr>
            </w:pPr>
          </w:p>
        </w:tc>
        <w:tc>
          <w:tcPr>
            <w:tcW w:w="2238" w:type="dxa"/>
            <w:vAlign w:val="center"/>
          </w:tcPr>
          <w:p w14:paraId="49BDA357" w14:textId="77777777" w:rsidR="0076563E" w:rsidRPr="009873BE" w:rsidRDefault="0076563E" w:rsidP="009873BE">
            <w:pPr>
              <w:rPr>
                <w:rFonts w:ascii="IBM Plex Sans" w:hAnsi="IBM Plex Sans"/>
                <w:b/>
                <w:bCs/>
              </w:rPr>
            </w:pPr>
          </w:p>
        </w:tc>
        <w:tc>
          <w:tcPr>
            <w:tcW w:w="2223" w:type="dxa"/>
            <w:vAlign w:val="center"/>
          </w:tcPr>
          <w:p w14:paraId="0B3015CD" w14:textId="77777777" w:rsidR="0076563E" w:rsidRPr="009873BE" w:rsidRDefault="0076563E" w:rsidP="009873BE">
            <w:pPr>
              <w:rPr>
                <w:rFonts w:ascii="IBM Plex Sans" w:hAnsi="IBM Plex Sans"/>
                <w:b/>
                <w:bCs/>
              </w:rPr>
            </w:pPr>
          </w:p>
        </w:tc>
      </w:tr>
      <w:tr w:rsidR="0076563E" w:rsidRPr="009873BE" w14:paraId="71747649" w14:textId="77777777" w:rsidTr="0076563E">
        <w:trPr>
          <w:tblCellSpacing w:w="15" w:type="dxa"/>
        </w:trPr>
        <w:tc>
          <w:tcPr>
            <w:tcW w:w="1738" w:type="dxa"/>
            <w:vAlign w:val="center"/>
          </w:tcPr>
          <w:p w14:paraId="4F307FF8" w14:textId="77777777" w:rsidR="0076563E" w:rsidRPr="009873BE" w:rsidRDefault="0076563E" w:rsidP="009873BE">
            <w:pPr>
              <w:rPr>
                <w:rFonts w:ascii="IBM Plex Sans" w:hAnsi="IBM Plex Sans"/>
                <w:b/>
                <w:bCs/>
              </w:rPr>
            </w:pPr>
          </w:p>
        </w:tc>
        <w:tc>
          <w:tcPr>
            <w:tcW w:w="2718" w:type="dxa"/>
            <w:vAlign w:val="center"/>
          </w:tcPr>
          <w:p w14:paraId="12AA2CDB" w14:textId="77777777" w:rsidR="0076563E" w:rsidRDefault="0076563E" w:rsidP="009873BE">
            <w:pPr>
              <w:rPr>
                <w:rFonts w:ascii="IBM Plex Sans" w:hAnsi="IBM Plex Sans"/>
                <w:b/>
                <w:bCs/>
              </w:rPr>
            </w:pPr>
          </w:p>
        </w:tc>
        <w:tc>
          <w:tcPr>
            <w:tcW w:w="2238" w:type="dxa"/>
            <w:vAlign w:val="center"/>
          </w:tcPr>
          <w:p w14:paraId="25878648" w14:textId="77777777" w:rsidR="0076563E" w:rsidRPr="009873BE" w:rsidRDefault="0076563E" w:rsidP="009873BE">
            <w:pPr>
              <w:rPr>
                <w:rFonts w:ascii="IBM Plex Sans" w:hAnsi="IBM Plex Sans"/>
                <w:b/>
                <w:bCs/>
              </w:rPr>
            </w:pPr>
          </w:p>
        </w:tc>
        <w:tc>
          <w:tcPr>
            <w:tcW w:w="2223" w:type="dxa"/>
            <w:vAlign w:val="center"/>
          </w:tcPr>
          <w:p w14:paraId="5B373EE3" w14:textId="77777777" w:rsidR="0076563E" w:rsidRPr="009873BE" w:rsidRDefault="0076563E" w:rsidP="009873BE">
            <w:pPr>
              <w:rPr>
                <w:rFonts w:ascii="IBM Plex Sans" w:hAnsi="IBM Plex Sans"/>
                <w:b/>
                <w:bCs/>
              </w:rPr>
            </w:pPr>
          </w:p>
        </w:tc>
      </w:tr>
      <w:tr w:rsidR="0076563E" w:rsidRPr="009873BE" w14:paraId="3C72B3FE" w14:textId="77777777" w:rsidTr="0076563E">
        <w:trPr>
          <w:tblCellSpacing w:w="15" w:type="dxa"/>
        </w:trPr>
        <w:tc>
          <w:tcPr>
            <w:tcW w:w="1738" w:type="dxa"/>
            <w:vAlign w:val="center"/>
          </w:tcPr>
          <w:p w14:paraId="5DA6F25D" w14:textId="77777777" w:rsidR="0076563E" w:rsidRPr="009873BE" w:rsidRDefault="0076563E" w:rsidP="009873BE">
            <w:pPr>
              <w:rPr>
                <w:rFonts w:ascii="IBM Plex Sans" w:hAnsi="IBM Plex Sans"/>
                <w:b/>
                <w:bCs/>
              </w:rPr>
            </w:pPr>
          </w:p>
        </w:tc>
        <w:tc>
          <w:tcPr>
            <w:tcW w:w="2718" w:type="dxa"/>
            <w:vAlign w:val="center"/>
          </w:tcPr>
          <w:p w14:paraId="68ACB007" w14:textId="77777777" w:rsidR="0076563E" w:rsidRDefault="0076563E" w:rsidP="009873BE">
            <w:pPr>
              <w:rPr>
                <w:rFonts w:ascii="IBM Plex Sans" w:hAnsi="IBM Plex Sans"/>
                <w:b/>
                <w:bCs/>
              </w:rPr>
            </w:pPr>
          </w:p>
        </w:tc>
        <w:tc>
          <w:tcPr>
            <w:tcW w:w="2238" w:type="dxa"/>
            <w:vAlign w:val="center"/>
          </w:tcPr>
          <w:p w14:paraId="43E9D901" w14:textId="77777777" w:rsidR="0076563E" w:rsidRPr="009873BE" w:rsidRDefault="0076563E" w:rsidP="009873BE">
            <w:pPr>
              <w:rPr>
                <w:rFonts w:ascii="IBM Plex Sans" w:hAnsi="IBM Plex Sans"/>
                <w:b/>
                <w:bCs/>
              </w:rPr>
            </w:pPr>
          </w:p>
        </w:tc>
        <w:tc>
          <w:tcPr>
            <w:tcW w:w="2223" w:type="dxa"/>
            <w:vAlign w:val="center"/>
          </w:tcPr>
          <w:p w14:paraId="7D36DABE" w14:textId="77777777" w:rsidR="0076563E" w:rsidRPr="009873BE" w:rsidRDefault="0076563E" w:rsidP="009873BE">
            <w:pPr>
              <w:rPr>
                <w:rFonts w:ascii="IBM Plex Sans" w:hAnsi="IBM Plex Sans"/>
                <w:b/>
                <w:bCs/>
              </w:rPr>
            </w:pPr>
          </w:p>
        </w:tc>
      </w:tr>
    </w:tbl>
    <w:p w14:paraId="27F6D682" w14:textId="77777777" w:rsidR="00975D17" w:rsidRDefault="00975D17" w:rsidP="009873BE">
      <w:pPr>
        <w:rPr>
          <w:rFonts w:ascii="IBM Plex Sans" w:hAnsi="IBM Plex Sans"/>
        </w:rPr>
      </w:pPr>
    </w:p>
    <w:p w14:paraId="191814D6" w14:textId="57F601D3" w:rsidR="009873BE" w:rsidRPr="009873BE" w:rsidRDefault="009873BE" w:rsidP="009873BE">
      <w:pPr>
        <w:rPr>
          <w:rFonts w:ascii="IBM Plex Sans" w:hAnsi="IBM Plex Sans"/>
          <w:b/>
          <w:bCs/>
        </w:rPr>
      </w:pPr>
      <w:r w:rsidRPr="009873BE">
        <w:rPr>
          <w:rFonts w:ascii="IBM Plex Sans" w:hAnsi="IBM Plex Sans"/>
          <w:b/>
          <w:bCs/>
        </w:rPr>
        <w:t>Indicators of compromise (IOCs)</w:t>
      </w:r>
    </w:p>
    <w:p w14:paraId="6CBA956F" w14:textId="2EC0AC6A" w:rsidR="009873BE" w:rsidRPr="009873BE" w:rsidRDefault="002968AB" w:rsidP="009D69BA">
      <w:pPr>
        <w:rPr>
          <w:rFonts w:ascii="IBM Plex Sans" w:hAnsi="IBM Plex Sans"/>
          <w:i/>
          <w:iCs/>
        </w:rPr>
      </w:pPr>
      <w:r w:rsidRPr="002968AB">
        <w:rPr>
          <w:i/>
          <w:iCs/>
        </w:rPr>
        <w:t>&lt;</w:t>
      </w:r>
      <w:r w:rsidR="009D69BA" w:rsidRPr="002968AB">
        <w:rPr>
          <w:i/>
          <w:iCs/>
        </w:rPr>
        <w:t xml:space="preserve">Include at least three relevant indicators of compromise (IOCs), classifying each as malware, persistence mechanism, suspicious activity, or another appropriate category. </w:t>
      </w:r>
      <w:r w:rsidRPr="002968AB">
        <w:rPr>
          <w:i/>
          <w:iCs/>
        </w:rPr>
        <w:t>Populate</w:t>
      </w:r>
      <w:r w:rsidR="009D69BA" w:rsidRPr="002968AB">
        <w:rPr>
          <w:i/>
          <w:iCs/>
        </w:rPr>
        <w:t xml:space="preserve"> the table below to detail the IOCs.</w:t>
      </w:r>
      <w:r w:rsidRPr="002968AB">
        <w:rPr>
          <w:i/>
          <w:iCs/>
        </w:rPr>
        <w:t>&gt;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4"/>
        <w:gridCol w:w="1187"/>
        <w:gridCol w:w="2390"/>
        <w:gridCol w:w="2268"/>
        <w:gridCol w:w="2268"/>
      </w:tblGrid>
      <w:tr w:rsidR="009873BE" w:rsidRPr="009873BE" w14:paraId="0591FDC7" w14:textId="77777777" w:rsidTr="009D69BA">
        <w:trPr>
          <w:tblCellSpacing w:w="15" w:type="dxa"/>
        </w:trPr>
        <w:tc>
          <w:tcPr>
            <w:tcW w:w="0" w:type="auto"/>
            <w:vAlign w:val="center"/>
            <w:hideMark/>
          </w:tcPr>
          <w:p w14:paraId="4D03B2AB" w14:textId="77777777" w:rsidR="009873BE" w:rsidRPr="009873BE" w:rsidRDefault="009873BE" w:rsidP="009D69BA">
            <w:pPr>
              <w:jc w:val="center"/>
              <w:rPr>
                <w:rFonts w:ascii="IBM Plex Sans" w:hAnsi="IBM Plex Sans"/>
                <w:b/>
                <w:bCs/>
              </w:rPr>
            </w:pPr>
            <w:r w:rsidRPr="009873BE">
              <w:rPr>
                <w:rFonts w:ascii="IBM Plex Sans" w:hAnsi="IBM Plex Sans"/>
                <w:b/>
                <w:bCs/>
              </w:rPr>
              <w:t>IOC type</w:t>
            </w:r>
          </w:p>
        </w:tc>
        <w:tc>
          <w:tcPr>
            <w:tcW w:w="0" w:type="auto"/>
            <w:vAlign w:val="center"/>
            <w:hideMark/>
          </w:tcPr>
          <w:p w14:paraId="21EA20F7" w14:textId="77777777" w:rsidR="009873BE" w:rsidRPr="009873BE" w:rsidRDefault="009873BE" w:rsidP="009D69BA">
            <w:pPr>
              <w:jc w:val="center"/>
              <w:rPr>
                <w:rFonts w:ascii="IBM Plex Sans" w:hAnsi="IBM Plex Sans"/>
                <w:b/>
                <w:bCs/>
              </w:rPr>
            </w:pPr>
            <w:r w:rsidRPr="009873BE">
              <w:rPr>
                <w:rFonts w:ascii="IBM Plex Sans" w:hAnsi="IBM Plex Sans"/>
                <w:b/>
                <w:bCs/>
              </w:rPr>
              <w:t>IOC details</w:t>
            </w:r>
          </w:p>
        </w:tc>
        <w:tc>
          <w:tcPr>
            <w:tcW w:w="2360" w:type="dxa"/>
            <w:vAlign w:val="center"/>
            <w:hideMark/>
          </w:tcPr>
          <w:p w14:paraId="2DFF6B37" w14:textId="77777777" w:rsidR="009873BE" w:rsidRPr="009873BE" w:rsidRDefault="009873BE" w:rsidP="009D69BA">
            <w:pPr>
              <w:jc w:val="center"/>
              <w:rPr>
                <w:rFonts w:ascii="IBM Plex Sans" w:hAnsi="IBM Plex Sans"/>
                <w:b/>
                <w:bCs/>
              </w:rPr>
            </w:pPr>
            <w:r w:rsidRPr="009873BE">
              <w:rPr>
                <w:rFonts w:ascii="IBM Plex Sans" w:hAnsi="IBM Plex Sans"/>
                <w:b/>
                <w:bCs/>
              </w:rPr>
              <w:t>Classification</w:t>
            </w:r>
          </w:p>
        </w:tc>
        <w:tc>
          <w:tcPr>
            <w:tcW w:w="2238" w:type="dxa"/>
            <w:vAlign w:val="center"/>
            <w:hideMark/>
          </w:tcPr>
          <w:p w14:paraId="3AC0DB65" w14:textId="77777777" w:rsidR="009873BE" w:rsidRPr="009873BE" w:rsidRDefault="009873BE" w:rsidP="009D69BA">
            <w:pPr>
              <w:jc w:val="center"/>
              <w:rPr>
                <w:rFonts w:ascii="IBM Plex Sans" w:hAnsi="IBM Plex Sans"/>
                <w:b/>
                <w:bCs/>
              </w:rPr>
            </w:pPr>
            <w:r w:rsidRPr="009873BE">
              <w:rPr>
                <w:rFonts w:ascii="IBM Plex Sans" w:hAnsi="IBM Plex Sans"/>
                <w:b/>
                <w:bCs/>
              </w:rPr>
              <w:t>Detection method</w:t>
            </w:r>
          </w:p>
        </w:tc>
        <w:tc>
          <w:tcPr>
            <w:tcW w:w="2223" w:type="dxa"/>
            <w:vAlign w:val="center"/>
            <w:hideMark/>
          </w:tcPr>
          <w:p w14:paraId="13AD974C" w14:textId="77777777" w:rsidR="009873BE" w:rsidRPr="009873BE" w:rsidRDefault="009873BE" w:rsidP="009D69BA">
            <w:pPr>
              <w:jc w:val="center"/>
              <w:rPr>
                <w:rFonts w:ascii="IBM Plex Sans" w:hAnsi="IBM Plex Sans"/>
                <w:b/>
                <w:bCs/>
              </w:rPr>
            </w:pPr>
            <w:r w:rsidRPr="009873BE">
              <w:rPr>
                <w:rFonts w:ascii="IBM Plex Sans" w:hAnsi="IBM Plex Sans"/>
                <w:b/>
                <w:bCs/>
              </w:rPr>
              <w:t>Notes</w:t>
            </w:r>
          </w:p>
        </w:tc>
      </w:tr>
      <w:tr w:rsidR="009873BE" w:rsidRPr="009873BE" w14:paraId="19D8A47E" w14:textId="77777777" w:rsidTr="009D69BA">
        <w:trPr>
          <w:tblCellSpacing w:w="15" w:type="dxa"/>
        </w:trPr>
        <w:tc>
          <w:tcPr>
            <w:tcW w:w="0" w:type="auto"/>
            <w:vAlign w:val="center"/>
            <w:hideMark/>
          </w:tcPr>
          <w:p w14:paraId="4CC1737D" w14:textId="77777777" w:rsidR="009873BE" w:rsidRPr="009873BE" w:rsidRDefault="009873BE" w:rsidP="009873BE">
            <w:pPr>
              <w:rPr>
                <w:rFonts w:ascii="IBM Plex Sans" w:hAnsi="IBM Plex Sans"/>
              </w:rPr>
            </w:pPr>
          </w:p>
        </w:tc>
        <w:tc>
          <w:tcPr>
            <w:tcW w:w="0" w:type="auto"/>
            <w:vAlign w:val="center"/>
            <w:hideMark/>
          </w:tcPr>
          <w:p w14:paraId="34786517" w14:textId="77777777" w:rsidR="009873BE" w:rsidRPr="009873BE" w:rsidRDefault="009873BE" w:rsidP="009873BE">
            <w:pPr>
              <w:rPr>
                <w:rFonts w:ascii="IBM Plex Sans" w:hAnsi="IBM Plex Sans"/>
              </w:rPr>
            </w:pPr>
          </w:p>
        </w:tc>
        <w:tc>
          <w:tcPr>
            <w:tcW w:w="2360" w:type="dxa"/>
            <w:vAlign w:val="center"/>
            <w:hideMark/>
          </w:tcPr>
          <w:p w14:paraId="09CB05AA" w14:textId="03A04AEC" w:rsidR="009873BE" w:rsidRPr="009873BE" w:rsidRDefault="009D69BA" w:rsidP="009873BE">
            <w:pPr>
              <w:rPr>
                <w:rFonts w:ascii="IBM Plex Sans" w:hAnsi="IBM Plex Sans"/>
              </w:rPr>
            </w:pPr>
            <w:r>
              <w:rPr>
                <w:rFonts w:ascii="IBM Plex Sans" w:hAnsi="IBM Plex Sans"/>
              </w:rPr>
              <w:t xml:space="preserve"> </w:t>
            </w:r>
          </w:p>
        </w:tc>
        <w:tc>
          <w:tcPr>
            <w:tcW w:w="2238" w:type="dxa"/>
            <w:vAlign w:val="center"/>
            <w:hideMark/>
          </w:tcPr>
          <w:p w14:paraId="4CA50A39" w14:textId="77777777" w:rsidR="009873BE" w:rsidRPr="009873BE" w:rsidRDefault="009873BE" w:rsidP="009873BE">
            <w:pPr>
              <w:rPr>
                <w:rFonts w:ascii="IBM Plex Sans" w:hAnsi="IBM Plex Sans"/>
              </w:rPr>
            </w:pPr>
          </w:p>
        </w:tc>
        <w:tc>
          <w:tcPr>
            <w:tcW w:w="2223" w:type="dxa"/>
            <w:vAlign w:val="center"/>
            <w:hideMark/>
          </w:tcPr>
          <w:p w14:paraId="728600C6" w14:textId="77777777" w:rsidR="009873BE" w:rsidRPr="009873BE" w:rsidRDefault="009873BE" w:rsidP="009873BE">
            <w:pPr>
              <w:rPr>
                <w:rFonts w:ascii="IBM Plex Sans" w:hAnsi="IBM Plex Sans"/>
              </w:rPr>
            </w:pPr>
          </w:p>
        </w:tc>
      </w:tr>
      <w:tr w:rsidR="009D69BA" w:rsidRPr="009873BE" w14:paraId="6243ACBB" w14:textId="77777777" w:rsidTr="009D69BA">
        <w:trPr>
          <w:tblCellSpacing w:w="15" w:type="dxa"/>
        </w:trPr>
        <w:tc>
          <w:tcPr>
            <w:tcW w:w="0" w:type="auto"/>
            <w:vAlign w:val="center"/>
          </w:tcPr>
          <w:p w14:paraId="41C69A7E" w14:textId="77777777" w:rsidR="009D69BA" w:rsidRPr="009873BE" w:rsidRDefault="009D69BA" w:rsidP="009873BE">
            <w:pPr>
              <w:rPr>
                <w:rFonts w:ascii="IBM Plex Sans" w:hAnsi="IBM Plex Sans"/>
              </w:rPr>
            </w:pPr>
          </w:p>
        </w:tc>
        <w:tc>
          <w:tcPr>
            <w:tcW w:w="0" w:type="auto"/>
            <w:vAlign w:val="center"/>
          </w:tcPr>
          <w:p w14:paraId="7B21A957" w14:textId="77777777" w:rsidR="009D69BA" w:rsidRPr="009873BE" w:rsidRDefault="009D69BA" w:rsidP="009873BE">
            <w:pPr>
              <w:rPr>
                <w:rFonts w:ascii="IBM Plex Sans" w:hAnsi="IBM Plex Sans"/>
              </w:rPr>
            </w:pPr>
          </w:p>
        </w:tc>
        <w:tc>
          <w:tcPr>
            <w:tcW w:w="2360" w:type="dxa"/>
            <w:vAlign w:val="center"/>
          </w:tcPr>
          <w:p w14:paraId="556A5914" w14:textId="77777777" w:rsidR="009D69BA" w:rsidRDefault="009D69BA" w:rsidP="009873BE">
            <w:pPr>
              <w:rPr>
                <w:rFonts w:ascii="IBM Plex Sans" w:hAnsi="IBM Plex Sans"/>
              </w:rPr>
            </w:pPr>
          </w:p>
        </w:tc>
        <w:tc>
          <w:tcPr>
            <w:tcW w:w="2238" w:type="dxa"/>
            <w:vAlign w:val="center"/>
          </w:tcPr>
          <w:p w14:paraId="6BE83273" w14:textId="77777777" w:rsidR="009D69BA" w:rsidRPr="009873BE" w:rsidRDefault="009D69BA" w:rsidP="009873BE">
            <w:pPr>
              <w:rPr>
                <w:rFonts w:ascii="IBM Plex Sans" w:hAnsi="IBM Plex Sans"/>
              </w:rPr>
            </w:pPr>
          </w:p>
        </w:tc>
        <w:tc>
          <w:tcPr>
            <w:tcW w:w="2223" w:type="dxa"/>
            <w:vAlign w:val="center"/>
          </w:tcPr>
          <w:p w14:paraId="45E44BFB" w14:textId="77777777" w:rsidR="009D69BA" w:rsidRPr="009873BE" w:rsidRDefault="009D69BA" w:rsidP="009873BE">
            <w:pPr>
              <w:rPr>
                <w:rFonts w:ascii="IBM Plex Sans" w:hAnsi="IBM Plex Sans"/>
              </w:rPr>
            </w:pPr>
          </w:p>
        </w:tc>
      </w:tr>
      <w:tr w:rsidR="009D69BA" w:rsidRPr="009873BE" w14:paraId="1602DB69" w14:textId="77777777" w:rsidTr="009D69BA">
        <w:trPr>
          <w:tblCellSpacing w:w="15" w:type="dxa"/>
        </w:trPr>
        <w:tc>
          <w:tcPr>
            <w:tcW w:w="0" w:type="auto"/>
            <w:vAlign w:val="center"/>
          </w:tcPr>
          <w:p w14:paraId="0C842DE2" w14:textId="77777777" w:rsidR="009D69BA" w:rsidRPr="009873BE" w:rsidRDefault="009D69BA" w:rsidP="009873BE">
            <w:pPr>
              <w:rPr>
                <w:rFonts w:ascii="IBM Plex Sans" w:hAnsi="IBM Plex Sans"/>
              </w:rPr>
            </w:pPr>
          </w:p>
        </w:tc>
        <w:tc>
          <w:tcPr>
            <w:tcW w:w="0" w:type="auto"/>
            <w:vAlign w:val="center"/>
          </w:tcPr>
          <w:p w14:paraId="45E0E8EE" w14:textId="77777777" w:rsidR="009D69BA" w:rsidRPr="009873BE" w:rsidRDefault="009D69BA" w:rsidP="009873BE">
            <w:pPr>
              <w:rPr>
                <w:rFonts w:ascii="IBM Plex Sans" w:hAnsi="IBM Plex Sans"/>
              </w:rPr>
            </w:pPr>
          </w:p>
        </w:tc>
        <w:tc>
          <w:tcPr>
            <w:tcW w:w="2360" w:type="dxa"/>
            <w:vAlign w:val="center"/>
          </w:tcPr>
          <w:p w14:paraId="6054C448" w14:textId="77777777" w:rsidR="009D69BA" w:rsidRDefault="009D69BA" w:rsidP="009873BE">
            <w:pPr>
              <w:rPr>
                <w:rFonts w:ascii="IBM Plex Sans" w:hAnsi="IBM Plex Sans"/>
              </w:rPr>
            </w:pPr>
          </w:p>
        </w:tc>
        <w:tc>
          <w:tcPr>
            <w:tcW w:w="2238" w:type="dxa"/>
            <w:vAlign w:val="center"/>
          </w:tcPr>
          <w:p w14:paraId="2EFAE57C" w14:textId="77777777" w:rsidR="009D69BA" w:rsidRPr="009873BE" w:rsidRDefault="009D69BA" w:rsidP="009873BE">
            <w:pPr>
              <w:rPr>
                <w:rFonts w:ascii="IBM Plex Sans" w:hAnsi="IBM Plex Sans"/>
              </w:rPr>
            </w:pPr>
          </w:p>
        </w:tc>
        <w:tc>
          <w:tcPr>
            <w:tcW w:w="2223" w:type="dxa"/>
            <w:vAlign w:val="center"/>
          </w:tcPr>
          <w:p w14:paraId="6A428C07" w14:textId="77777777" w:rsidR="009D69BA" w:rsidRPr="009873BE" w:rsidRDefault="009D69BA" w:rsidP="009873BE">
            <w:pPr>
              <w:rPr>
                <w:rFonts w:ascii="IBM Plex Sans" w:hAnsi="IBM Plex Sans"/>
              </w:rPr>
            </w:pPr>
          </w:p>
        </w:tc>
      </w:tr>
    </w:tbl>
    <w:p w14:paraId="6D38F4BF" w14:textId="77777777" w:rsidR="00183533" w:rsidRDefault="00183533" w:rsidP="00DC37C8">
      <w:pPr>
        <w:rPr>
          <w:rFonts w:ascii="IBM Plex Sans" w:hAnsi="IBM Plex Sans"/>
          <w:b/>
          <w:bCs/>
        </w:rPr>
      </w:pPr>
    </w:p>
    <w:p w14:paraId="64059121" w14:textId="449D9A65" w:rsidR="00183533" w:rsidRDefault="009873BE" w:rsidP="00DC37C8">
      <w:pPr>
        <w:rPr>
          <w:rFonts w:ascii="IBM Plex Sans" w:hAnsi="IBM Plex Sans"/>
        </w:rPr>
      </w:pPr>
      <w:r w:rsidRPr="009873BE">
        <w:rPr>
          <w:rFonts w:ascii="IBM Plex Sans" w:hAnsi="IBM Plex Sans"/>
          <w:b/>
          <w:bCs/>
        </w:rPr>
        <w:t>Impact assessment</w:t>
      </w:r>
      <w:r w:rsidRPr="009873BE">
        <w:rPr>
          <w:rFonts w:ascii="IBM Plex Sans" w:hAnsi="IBM Plex Sans"/>
        </w:rPr>
        <w:t xml:space="preserve"> </w:t>
      </w:r>
    </w:p>
    <w:p w14:paraId="0BF10506" w14:textId="4E88AFA3" w:rsidR="009873BE" w:rsidRPr="009873BE" w:rsidRDefault="002968AB" w:rsidP="00DC37C8">
      <w:pPr>
        <w:rPr>
          <w:rFonts w:ascii="IBM Plex Sans" w:hAnsi="IBM Plex Sans"/>
          <w:i/>
          <w:iCs/>
        </w:rPr>
      </w:pPr>
      <w:r w:rsidRPr="002968AB">
        <w:rPr>
          <w:rFonts w:ascii="IBM Plex Sans" w:hAnsi="IBM Plex Sans"/>
          <w:i/>
          <w:iCs/>
        </w:rPr>
        <w:t>&lt;</w:t>
      </w:r>
      <w:r w:rsidR="00DC37C8" w:rsidRPr="002968AB">
        <w:rPr>
          <w:rFonts w:ascii="IBM Plex Sans" w:hAnsi="IBM Plex Sans"/>
          <w:i/>
          <w:iCs/>
        </w:rPr>
        <w:t xml:space="preserve">Provide detailed descriptions of both technical and business impacts, including at least three examples that cover system compromise, operational disruption, and reputational or compliance risks. </w:t>
      </w:r>
      <w:r w:rsidRPr="002968AB">
        <w:rPr>
          <w:rFonts w:ascii="IBM Plex Sans" w:hAnsi="IBM Plex Sans"/>
          <w:i/>
          <w:iCs/>
        </w:rPr>
        <w:t>Populate</w:t>
      </w:r>
      <w:r w:rsidR="00DC37C8" w:rsidRPr="002968AB">
        <w:rPr>
          <w:rFonts w:ascii="IBM Plex Sans" w:hAnsi="IBM Plex Sans"/>
          <w:i/>
          <w:iCs/>
        </w:rPr>
        <w:t xml:space="preserve"> the table below to detail the impact.</w:t>
      </w:r>
      <w:r w:rsidRPr="002968AB">
        <w:rPr>
          <w:rFonts w:ascii="IBM Plex Sans" w:hAnsi="IBM Plex Sans"/>
          <w:i/>
          <w:iCs/>
        </w:rPr>
        <w:t>&gt;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977"/>
        <w:gridCol w:w="3119"/>
      </w:tblGrid>
      <w:tr w:rsidR="00DC37C8" w:rsidRPr="009873BE" w14:paraId="52DE0A1F" w14:textId="77777777" w:rsidTr="00DC37C8">
        <w:trPr>
          <w:tblCellSpacing w:w="15" w:type="dxa"/>
        </w:trPr>
        <w:tc>
          <w:tcPr>
            <w:tcW w:w="2785" w:type="dxa"/>
            <w:vAlign w:val="center"/>
            <w:hideMark/>
          </w:tcPr>
          <w:p w14:paraId="385A7765" w14:textId="77777777" w:rsidR="00DC37C8" w:rsidRPr="009873BE" w:rsidRDefault="00DC37C8" w:rsidP="00DC37C8">
            <w:pPr>
              <w:jc w:val="center"/>
              <w:rPr>
                <w:rFonts w:ascii="IBM Plex Sans" w:hAnsi="IBM Plex Sans"/>
                <w:b/>
                <w:bCs/>
              </w:rPr>
            </w:pPr>
            <w:r w:rsidRPr="009873BE">
              <w:rPr>
                <w:rFonts w:ascii="IBM Plex Sans" w:hAnsi="IBM Plex Sans"/>
                <w:b/>
                <w:bCs/>
              </w:rPr>
              <w:t>Impact type</w:t>
            </w:r>
          </w:p>
        </w:tc>
        <w:tc>
          <w:tcPr>
            <w:tcW w:w="2947" w:type="dxa"/>
            <w:vAlign w:val="center"/>
            <w:hideMark/>
          </w:tcPr>
          <w:p w14:paraId="01A32AB9" w14:textId="77777777" w:rsidR="00DC37C8" w:rsidRPr="009873BE" w:rsidRDefault="00DC37C8" w:rsidP="00DC37C8">
            <w:pPr>
              <w:jc w:val="center"/>
              <w:rPr>
                <w:rFonts w:ascii="IBM Plex Sans" w:hAnsi="IBM Plex Sans"/>
                <w:b/>
                <w:bCs/>
              </w:rPr>
            </w:pPr>
            <w:r w:rsidRPr="009873BE">
              <w:rPr>
                <w:rFonts w:ascii="IBM Plex Sans" w:hAnsi="IBM Plex Sans"/>
                <w:b/>
                <w:bCs/>
              </w:rPr>
              <w:t>Description</w:t>
            </w:r>
          </w:p>
        </w:tc>
        <w:tc>
          <w:tcPr>
            <w:tcW w:w="3074" w:type="dxa"/>
            <w:vAlign w:val="center"/>
            <w:hideMark/>
          </w:tcPr>
          <w:p w14:paraId="6BAAA431" w14:textId="77777777" w:rsidR="00DC37C8" w:rsidRPr="009873BE" w:rsidRDefault="00DC37C8" w:rsidP="00DC37C8">
            <w:pPr>
              <w:jc w:val="center"/>
              <w:rPr>
                <w:rFonts w:ascii="IBM Plex Sans" w:hAnsi="IBM Plex Sans"/>
                <w:b/>
                <w:bCs/>
              </w:rPr>
            </w:pPr>
            <w:r w:rsidRPr="009873BE">
              <w:rPr>
                <w:rFonts w:ascii="IBM Plex Sans" w:hAnsi="IBM Plex Sans"/>
                <w:b/>
                <w:bCs/>
              </w:rPr>
              <w:t>Severity</w:t>
            </w:r>
          </w:p>
        </w:tc>
      </w:tr>
      <w:tr w:rsidR="00DC37C8" w:rsidRPr="009873BE" w14:paraId="3A4A3132" w14:textId="77777777" w:rsidTr="00DC37C8">
        <w:trPr>
          <w:tblCellSpacing w:w="15" w:type="dxa"/>
        </w:trPr>
        <w:tc>
          <w:tcPr>
            <w:tcW w:w="2785" w:type="dxa"/>
            <w:vAlign w:val="center"/>
            <w:hideMark/>
          </w:tcPr>
          <w:p w14:paraId="2B372CB7" w14:textId="5811A914" w:rsidR="00DC37C8" w:rsidRPr="009873BE" w:rsidRDefault="00DC37C8" w:rsidP="00DC37C8">
            <w:pPr>
              <w:jc w:val="center"/>
              <w:rPr>
                <w:rFonts w:ascii="IBM Plex Sans" w:hAnsi="IBM Plex Sans"/>
              </w:rPr>
            </w:pPr>
            <w:r>
              <w:rPr>
                <w:rFonts w:ascii="IBM Plex Sans" w:hAnsi="IBM Plex Sans"/>
              </w:rPr>
              <w:t>Technical / Business</w:t>
            </w:r>
          </w:p>
        </w:tc>
        <w:tc>
          <w:tcPr>
            <w:tcW w:w="2947" w:type="dxa"/>
            <w:vAlign w:val="center"/>
            <w:hideMark/>
          </w:tcPr>
          <w:p w14:paraId="7EBB4011" w14:textId="24755E9D" w:rsidR="00DC37C8" w:rsidRPr="009873BE" w:rsidRDefault="00DC37C8" w:rsidP="00DC37C8">
            <w:pPr>
              <w:jc w:val="center"/>
              <w:rPr>
                <w:rFonts w:ascii="IBM Plex Sans" w:hAnsi="IBM Plex Sans"/>
              </w:rPr>
            </w:pPr>
          </w:p>
        </w:tc>
        <w:tc>
          <w:tcPr>
            <w:tcW w:w="3074" w:type="dxa"/>
            <w:vAlign w:val="center"/>
            <w:hideMark/>
          </w:tcPr>
          <w:p w14:paraId="7095D957" w14:textId="77777777" w:rsidR="00DC37C8" w:rsidRPr="009873BE" w:rsidRDefault="00DC37C8" w:rsidP="00DC37C8">
            <w:pPr>
              <w:jc w:val="center"/>
              <w:rPr>
                <w:rFonts w:ascii="IBM Plex Sans" w:hAnsi="IBM Plex Sans"/>
              </w:rPr>
            </w:pPr>
          </w:p>
        </w:tc>
      </w:tr>
      <w:tr w:rsidR="00DC37C8" w:rsidRPr="009873BE" w14:paraId="5BD5B8D7" w14:textId="77777777" w:rsidTr="00DC37C8">
        <w:trPr>
          <w:tblCellSpacing w:w="15" w:type="dxa"/>
        </w:trPr>
        <w:tc>
          <w:tcPr>
            <w:tcW w:w="2785" w:type="dxa"/>
            <w:vAlign w:val="center"/>
          </w:tcPr>
          <w:p w14:paraId="48EADFED" w14:textId="45BB647B" w:rsidR="00DC37C8" w:rsidRPr="009873BE" w:rsidRDefault="00DC37C8" w:rsidP="00DC37C8">
            <w:pPr>
              <w:jc w:val="center"/>
              <w:rPr>
                <w:rFonts w:ascii="IBM Plex Sans" w:hAnsi="IBM Plex Sans"/>
              </w:rPr>
            </w:pPr>
            <w:r>
              <w:rPr>
                <w:rFonts w:ascii="IBM Plex Sans" w:hAnsi="IBM Plex Sans"/>
              </w:rPr>
              <w:t>Technical / Business</w:t>
            </w:r>
          </w:p>
        </w:tc>
        <w:tc>
          <w:tcPr>
            <w:tcW w:w="2947" w:type="dxa"/>
            <w:vAlign w:val="center"/>
          </w:tcPr>
          <w:p w14:paraId="759D6C53" w14:textId="77777777" w:rsidR="00DC37C8" w:rsidRDefault="00DC37C8" w:rsidP="00DC37C8">
            <w:pPr>
              <w:jc w:val="center"/>
              <w:rPr>
                <w:rFonts w:ascii="IBM Plex Sans" w:hAnsi="IBM Plex Sans"/>
              </w:rPr>
            </w:pPr>
          </w:p>
        </w:tc>
        <w:tc>
          <w:tcPr>
            <w:tcW w:w="3074" w:type="dxa"/>
            <w:vAlign w:val="center"/>
          </w:tcPr>
          <w:p w14:paraId="33519534" w14:textId="77777777" w:rsidR="00DC37C8" w:rsidRPr="009873BE" w:rsidRDefault="00DC37C8" w:rsidP="00DC37C8">
            <w:pPr>
              <w:jc w:val="center"/>
              <w:rPr>
                <w:rFonts w:ascii="IBM Plex Sans" w:hAnsi="IBM Plex Sans"/>
              </w:rPr>
            </w:pPr>
          </w:p>
        </w:tc>
      </w:tr>
      <w:tr w:rsidR="00DC37C8" w:rsidRPr="009873BE" w14:paraId="21D7D259" w14:textId="77777777" w:rsidTr="00DC37C8">
        <w:trPr>
          <w:tblCellSpacing w:w="15" w:type="dxa"/>
        </w:trPr>
        <w:tc>
          <w:tcPr>
            <w:tcW w:w="2785" w:type="dxa"/>
            <w:vAlign w:val="center"/>
          </w:tcPr>
          <w:p w14:paraId="77AB273F" w14:textId="2D5761ED" w:rsidR="00DC37C8" w:rsidRDefault="00DC37C8" w:rsidP="00DC37C8">
            <w:pPr>
              <w:jc w:val="center"/>
              <w:rPr>
                <w:rFonts w:ascii="IBM Plex Sans" w:hAnsi="IBM Plex Sans"/>
              </w:rPr>
            </w:pPr>
            <w:r>
              <w:rPr>
                <w:rFonts w:ascii="IBM Plex Sans" w:hAnsi="IBM Plex Sans"/>
              </w:rPr>
              <w:t>Technical / Business</w:t>
            </w:r>
          </w:p>
        </w:tc>
        <w:tc>
          <w:tcPr>
            <w:tcW w:w="2947" w:type="dxa"/>
            <w:vAlign w:val="center"/>
          </w:tcPr>
          <w:p w14:paraId="7C0D81A3" w14:textId="77777777" w:rsidR="00DC37C8" w:rsidRDefault="00DC37C8" w:rsidP="00DC37C8">
            <w:pPr>
              <w:jc w:val="center"/>
              <w:rPr>
                <w:rFonts w:ascii="IBM Plex Sans" w:hAnsi="IBM Plex Sans"/>
              </w:rPr>
            </w:pPr>
          </w:p>
        </w:tc>
        <w:tc>
          <w:tcPr>
            <w:tcW w:w="3074" w:type="dxa"/>
            <w:vAlign w:val="center"/>
          </w:tcPr>
          <w:p w14:paraId="2D333DD5" w14:textId="77777777" w:rsidR="00DC37C8" w:rsidRPr="009873BE" w:rsidRDefault="00DC37C8" w:rsidP="00DC37C8">
            <w:pPr>
              <w:jc w:val="center"/>
              <w:rPr>
                <w:rFonts w:ascii="IBM Plex Sans" w:hAnsi="IBM Plex Sans"/>
              </w:rPr>
            </w:pPr>
          </w:p>
        </w:tc>
      </w:tr>
    </w:tbl>
    <w:p w14:paraId="6793966A" w14:textId="77777777" w:rsidR="00DC37C8" w:rsidRDefault="00DC37C8" w:rsidP="009873BE">
      <w:pPr>
        <w:rPr>
          <w:rFonts w:ascii="IBM Plex Sans" w:hAnsi="IBM Plex Sans"/>
          <w:b/>
          <w:bCs/>
        </w:rPr>
      </w:pPr>
    </w:p>
    <w:p w14:paraId="4B4E1472" w14:textId="7C29B863" w:rsidR="009873BE" w:rsidRPr="009873BE" w:rsidRDefault="009873BE" w:rsidP="009873BE">
      <w:pPr>
        <w:rPr>
          <w:rFonts w:ascii="IBM Plex Sans" w:hAnsi="IBM Plex Sans"/>
        </w:rPr>
      </w:pPr>
      <w:r w:rsidRPr="009873BE">
        <w:rPr>
          <w:rFonts w:ascii="IBM Plex Sans" w:hAnsi="IBM Plex Sans"/>
          <w:b/>
          <w:bCs/>
        </w:rPr>
        <w:t>Mitigation and recovery actions</w:t>
      </w:r>
    </w:p>
    <w:p w14:paraId="0E8E7FD0" w14:textId="4EC83F90" w:rsidR="009873BE" w:rsidRPr="009873BE" w:rsidRDefault="002968AB" w:rsidP="00DC37C8">
      <w:pPr>
        <w:rPr>
          <w:rFonts w:ascii="IBM Plex Sans" w:hAnsi="IBM Plex Sans"/>
          <w:i/>
          <w:iCs/>
        </w:rPr>
      </w:pPr>
      <w:r w:rsidRPr="002968AB">
        <w:rPr>
          <w:i/>
          <w:iCs/>
        </w:rPr>
        <w:t>&lt;</w:t>
      </w:r>
      <w:r w:rsidR="00DC37C8" w:rsidRPr="002968AB">
        <w:rPr>
          <w:i/>
          <w:iCs/>
        </w:rPr>
        <w:t>Include at least three major mitigation actions and three recovery or hardening recommendations, ensuring that each action is specific</w:t>
      </w:r>
      <w:del w:id="0" w:author="Praveen Thapliyal" w:date="2025-09-23T15:49:00Z" w16du:dateUtc="2025-09-23T10:19:00Z">
        <w:r w:rsidR="00DC37C8" w:rsidRPr="002968AB" w:rsidDel="0006374A">
          <w:rPr>
            <w:i/>
            <w:iCs/>
          </w:rPr>
          <w:delText xml:space="preserve">, </w:delText>
        </w:r>
      </w:del>
      <w:ins w:id="1" w:author="Praveen Thapliyal" w:date="2025-09-23T15:49:00Z" w16du:dateUtc="2025-09-23T10:19:00Z">
        <w:r w:rsidR="0006374A">
          <w:rPr>
            <w:i/>
            <w:iCs/>
          </w:rPr>
          <w:t xml:space="preserve"> and</w:t>
        </w:r>
        <w:r w:rsidR="0006374A" w:rsidRPr="002968AB">
          <w:rPr>
            <w:i/>
            <w:iCs/>
          </w:rPr>
          <w:t xml:space="preserve"> </w:t>
        </w:r>
      </w:ins>
      <w:r w:rsidR="00DC37C8" w:rsidRPr="002968AB">
        <w:rPr>
          <w:i/>
          <w:iCs/>
        </w:rPr>
        <w:t>measurable</w:t>
      </w:r>
      <w:del w:id="2" w:author="Praveen Thapliyal" w:date="2025-09-23T15:50:00Z" w16du:dateUtc="2025-09-23T10:20:00Z">
        <w:r w:rsidR="00DC37C8" w:rsidRPr="002968AB" w:rsidDel="0006374A">
          <w:rPr>
            <w:i/>
            <w:iCs/>
          </w:rPr>
          <w:delText>,</w:delText>
        </w:r>
      </w:del>
      <w:r w:rsidR="00DC37C8" w:rsidRPr="002968AB">
        <w:rPr>
          <w:i/>
          <w:iCs/>
        </w:rPr>
        <w:t xml:space="preserve"> and includes timelines or verification methods</w:t>
      </w:r>
      <w:r w:rsidRPr="002968AB">
        <w:rPr>
          <w:i/>
          <w:iCs/>
        </w:rPr>
        <w:t>. Populate</w:t>
      </w:r>
      <w:r w:rsidR="00DC37C8" w:rsidRPr="002968AB">
        <w:rPr>
          <w:i/>
          <w:iCs/>
        </w:rPr>
        <w:t xml:space="preserve"> the actions to be taken using the below table.</w:t>
      </w:r>
      <w:r w:rsidRPr="002968AB">
        <w:rPr>
          <w:i/>
          <w:iCs/>
        </w:rPr>
        <w:t>&gt;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984"/>
        <w:gridCol w:w="2552"/>
        <w:gridCol w:w="1843"/>
      </w:tblGrid>
      <w:tr w:rsidR="00DC37C8" w:rsidRPr="009873BE" w14:paraId="754A7919" w14:textId="77777777" w:rsidTr="00DC37C8">
        <w:trPr>
          <w:tblCellSpacing w:w="15" w:type="dxa"/>
        </w:trPr>
        <w:tc>
          <w:tcPr>
            <w:tcW w:w="1084" w:type="dxa"/>
            <w:vAlign w:val="center"/>
            <w:hideMark/>
          </w:tcPr>
          <w:p w14:paraId="0BC9FEF8" w14:textId="77777777" w:rsidR="009873BE" w:rsidRPr="009873BE" w:rsidRDefault="009873BE" w:rsidP="00DC37C8">
            <w:pPr>
              <w:jc w:val="center"/>
              <w:rPr>
                <w:rFonts w:ascii="IBM Plex Sans" w:hAnsi="IBM Plex Sans"/>
                <w:b/>
                <w:bCs/>
              </w:rPr>
            </w:pPr>
            <w:r w:rsidRPr="009873BE">
              <w:rPr>
                <w:rFonts w:ascii="IBM Plex Sans" w:hAnsi="IBM Plex Sans"/>
                <w:b/>
                <w:bCs/>
              </w:rPr>
              <w:t>Action</w:t>
            </w:r>
          </w:p>
        </w:tc>
        <w:tc>
          <w:tcPr>
            <w:tcW w:w="1388" w:type="dxa"/>
            <w:vAlign w:val="center"/>
            <w:hideMark/>
          </w:tcPr>
          <w:p w14:paraId="5F47309B" w14:textId="77777777" w:rsidR="009873BE" w:rsidRPr="009873BE" w:rsidRDefault="009873BE" w:rsidP="00DC37C8">
            <w:pPr>
              <w:jc w:val="center"/>
              <w:rPr>
                <w:rFonts w:ascii="IBM Plex Sans" w:hAnsi="IBM Plex Sans"/>
                <w:b/>
                <w:bCs/>
              </w:rPr>
            </w:pPr>
            <w:r w:rsidRPr="009873BE">
              <w:rPr>
                <w:rFonts w:ascii="IBM Plex Sans" w:hAnsi="IBM Plex Sans"/>
                <w:b/>
                <w:bCs/>
              </w:rPr>
              <w:t>Description</w:t>
            </w:r>
          </w:p>
        </w:tc>
        <w:tc>
          <w:tcPr>
            <w:tcW w:w="1954" w:type="dxa"/>
            <w:vAlign w:val="center"/>
            <w:hideMark/>
          </w:tcPr>
          <w:p w14:paraId="49209335" w14:textId="77777777" w:rsidR="009873BE" w:rsidRPr="009873BE" w:rsidRDefault="009873BE" w:rsidP="00DC37C8">
            <w:pPr>
              <w:jc w:val="center"/>
              <w:rPr>
                <w:rFonts w:ascii="IBM Plex Sans" w:hAnsi="IBM Plex Sans"/>
                <w:b/>
                <w:bCs/>
              </w:rPr>
            </w:pPr>
            <w:r w:rsidRPr="009873BE">
              <w:rPr>
                <w:rFonts w:ascii="IBM Plex Sans" w:hAnsi="IBM Plex Sans"/>
                <w:b/>
                <w:bCs/>
              </w:rPr>
              <w:t>Responsible party</w:t>
            </w:r>
          </w:p>
        </w:tc>
        <w:tc>
          <w:tcPr>
            <w:tcW w:w="2522" w:type="dxa"/>
            <w:vAlign w:val="center"/>
            <w:hideMark/>
          </w:tcPr>
          <w:p w14:paraId="01BC3D7C" w14:textId="77777777" w:rsidR="009873BE" w:rsidRPr="009873BE" w:rsidRDefault="009873BE" w:rsidP="00DC37C8">
            <w:pPr>
              <w:jc w:val="center"/>
              <w:rPr>
                <w:rFonts w:ascii="IBM Plex Sans" w:hAnsi="IBM Plex Sans"/>
                <w:b/>
                <w:bCs/>
              </w:rPr>
            </w:pPr>
            <w:r w:rsidRPr="009873BE">
              <w:rPr>
                <w:rFonts w:ascii="IBM Plex Sans" w:hAnsi="IBM Plex Sans"/>
                <w:b/>
                <w:bCs/>
              </w:rPr>
              <w:t>Verification method</w:t>
            </w:r>
          </w:p>
        </w:tc>
        <w:tc>
          <w:tcPr>
            <w:tcW w:w="1798" w:type="dxa"/>
            <w:vAlign w:val="center"/>
            <w:hideMark/>
          </w:tcPr>
          <w:p w14:paraId="2D8F80BC" w14:textId="77777777" w:rsidR="009873BE" w:rsidRPr="009873BE" w:rsidRDefault="009873BE" w:rsidP="00DC37C8">
            <w:pPr>
              <w:jc w:val="center"/>
              <w:rPr>
                <w:rFonts w:ascii="IBM Plex Sans" w:hAnsi="IBM Plex Sans"/>
                <w:b/>
                <w:bCs/>
              </w:rPr>
            </w:pPr>
            <w:r w:rsidRPr="009873BE">
              <w:rPr>
                <w:rFonts w:ascii="IBM Plex Sans" w:hAnsi="IBM Plex Sans"/>
                <w:b/>
                <w:bCs/>
              </w:rPr>
              <w:t>Status</w:t>
            </w:r>
          </w:p>
        </w:tc>
      </w:tr>
      <w:tr w:rsidR="00DC37C8" w:rsidRPr="009873BE" w14:paraId="726E0A6E" w14:textId="77777777" w:rsidTr="00DC37C8">
        <w:trPr>
          <w:tblCellSpacing w:w="15" w:type="dxa"/>
        </w:trPr>
        <w:tc>
          <w:tcPr>
            <w:tcW w:w="1084" w:type="dxa"/>
            <w:vAlign w:val="center"/>
            <w:hideMark/>
          </w:tcPr>
          <w:p w14:paraId="4514ABE4" w14:textId="7D116829" w:rsidR="009873BE" w:rsidRPr="009873BE" w:rsidRDefault="00DC37C8" w:rsidP="009873BE">
            <w:pPr>
              <w:rPr>
                <w:rFonts w:ascii="IBM Plex Sans" w:hAnsi="IBM Plex Sans"/>
                <w:b/>
                <w:bCs/>
              </w:rPr>
            </w:pPr>
            <w:r>
              <w:rPr>
                <w:rFonts w:ascii="IBM Plex Sans" w:hAnsi="IBM Plex Sans"/>
                <w:b/>
                <w:bCs/>
              </w:rPr>
              <w:t xml:space="preserve"> </w:t>
            </w:r>
          </w:p>
        </w:tc>
        <w:tc>
          <w:tcPr>
            <w:tcW w:w="1388" w:type="dxa"/>
            <w:vAlign w:val="center"/>
            <w:hideMark/>
          </w:tcPr>
          <w:p w14:paraId="451334C0" w14:textId="77777777" w:rsidR="009873BE" w:rsidRPr="009873BE" w:rsidRDefault="009873BE" w:rsidP="009873BE">
            <w:pPr>
              <w:rPr>
                <w:rFonts w:ascii="IBM Plex Sans" w:hAnsi="IBM Plex Sans"/>
                <w:b/>
                <w:bCs/>
              </w:rPr>
            </w:pPr>
          </w:p>
        </w:tc>
        <w:tc>
          <w:tcPr>
            <w:tcW w:w="1954" w:type="dxa"/>
            <w:vAlign w:val="center"/>
            <w:hideMark/>
          </w:tcPr>
          <w:p w14:paraId="0CDB8B4F" w14:textId="77777777" w:rsidR="009873BE" w:rsidRPr="009873BE" w:rsidRDefault="009873BE" w:rsidP="009873BE">
            <w:pPr>
              <w:rPr>
                <w:rFonts w:ascii="IBM Plex Sans" w:hAnsi="IBM Plex Sans"/>
                <w:b/>
                <w:bCs/>
              </w:rPr>
            </w:pPr>
          </w:p>
        </w:tc>
        <w:tc>
          <w:tcPr>
            <w:tcW w:w="2522" w:type="dxa"/>
            <w:vAlign w:val="center"/>
            <w:hideMark/>
          </w:tcPr>
          <w:p w14:paraId="5D7C1C35" w14:textId="77777777" w:rsidR="009873BE" w:rsidRPr="009873BE" w:rsidRDefault="009873BE" w:rsidP="009873BE">
            <w:pPr>
              <w:rPr>
                <w:rFonts w:ascii="IBM Plex Sans" w:hAnsi="IBM Plex Sans"/>
                <w:b/>
                <w:bCs/>
              </w:rPr>
            </w:pPr>
          </w:p>
        </w:tc>
        <w:tc>
          <w:tcPr>
            <w:tcW w:w="1798" w:type="dxa"/>
            <w:vAlign w:val="center"/>
            <w:hideMark/>
          </w:tcPr>
          <w:p w14:paraId="7D52F42B" w14:textId="77777777" w:rsidR="009873BE" w:rsidRPr="009873BE" w:rsidRDefault="009873BE" w:rsidP="009873BE">
            <w:pPr>
              <w:rPr>
                <w:rFonts w:ascii="IBM Plex Sans" w:hAnsi="IBM Plex Sans"/>
                <w:b/>
                <w:bCs/>
              </w:rPr>
            </w:pPr>
          </w:p>
        </w:tc>
      </w:tr>
      <w:tr w:rsidR="00DC37C8" w:rsidRPr="009873BE" w14:paraId="7813E655" w14:textId="77777777" w:rsidTr="00DC37C8">
        <w:trPr>
          <w:tblCellSpacing w:w="15" w:type="dxa"/>
        </w:trPr>
        <w:tc>
          <w:tcPr>
            <w:tcW w:w="1084" w:type="dxa"/>
            <w:vAlign w:val="center"/>
          </w:tcPr>
          <w:p w14:paraId="434B31C7" w14:textId="5621EAC1" w:rsidR="00DC37C8" w:rsidRDefault="00DC37C8" w:rsidP="009873BE">
            <w:pPr>
              <w:rPr>
                <w:rFonts w:ascii="IBM Plex Sans" w:hAnsi="IBM Plex Sans"/>
                <w:b/>
                <w:bCs/>
              </w:rPr>
            </w:pPr>
            <w:r>
              <w:rPr>
                <w:rFonts w:ascii="IBM Plex Sans" w:hAnsi="IBM Plex Sans"/>
                <w:b/>
                <w:bCs/>
              </w:rPr>
              <w:t xml:space="preserve">  </w:t>
            </w:r>
          </w:p>
        </w:tc>
        <w:tc>
          <w:tcPr>
            <w:tcW w:w="1388" w:type="dxa"/>
            <w:vAlign w:val="center"/>
          </w:tcPr>
          <w:p w14:paraId="36C185DF" w14:textId="77777777" w:rsidR="00DC37C8" w:rsidRPr="009873BE" w:rsidRDefault="00DC37C8" w:rsidP="009873BE">
            <w:pPr>
              <w:rPr>
                <w:rFonts w:ascii="IBM Plex Sans" w:hAnsi="IBM Plex Sans"/>
                <w:b/>
                <w:bCs/>
              </w:rPr>
            </w:pPr>
          </w:p>
        </w:tc>
        <w:tc>
          <w:tcPr>
            <w:tcW w:w="1954" w:type="dxa"/>
            <w:vAlign w:val="center"/>
          </w:tcPr>
          <w:p w14:paraId="3939890A" w14:textId="77777777" w:rsidR="00DC37C8" w:rsidRPr="009873BE" w:rsidRDefault="00DC37C8" w:rsidP="009873BE">
            <w:pPr>
              <w:rPr>
                <w:rFonts w:ascii="IBM Plex Sans" w:hAnsi="IBM Plex Sans"/>
                <w:b/>
                <w:bCs/>
              </w:rPr>
            </w:pPr>
          </w:p>
        </w:tc>
        <w:tc>
          <w:tcPr>
            <w:tcW w:w="2522" w:type="dxa"/>
            <w:vAlign w:val="center"/>
          </w:tcPr>
          <w:p w14:paraId="6F4B13FB" w14:textId="77777777" w:rsidR="00DC37C8" w:rsidRPr="009873BE" w:rsidRDefault="00DC37C8" w:rsidP="009873BE">
            <w:pPr>
              <w:rPr>
                <w:rFonts w:ascii="IBM Plex Sans" w:hAnsi="IBM Plex Sans"/>
                <w:b/>
                <w:bCs/>
              </w:rPr>
            </w:pPr>
          </w:p>
        </w:tc>
        <w:tc>
          <w:tcPr>
            <w:tcW w:w="1798" w:type="dxa"/>
            <w:vAlign w:val="center"/>
          </w:tcPr>
          <w:p w14:paraId="2E4A6BBC" w14:textId="77777777" w:rsidR="00DC37C8" w:rsidRPr="009873BE" w:rsidRDefault="00DC37C8" w:rsidP="009873BE">
            <w:pPr>
              <w:rPr>
                <w:rFonts w:ascii="IBM Plex Sans" w:hAnsi="IBM Plex Sans"/>
                <w:b/>
                <w:bCs/>
              </w:rPr>
            </w:pPr>
          </w:p>
        </w:tc>
      </w:tr>
      <w:tr w:rsidR="00DC37C8" w:rsidRPr="009873BE" w14:paraId="3BAAC084" w14:textId="77777777" w:rsidTr="00DC37C8">
        <w:trPr>
          <w:tblCellSpacing w:w="15" w:type="dxa"/>
        </w:trPr>
        <w:tc>
          <w:tcPr>
            <w:tcW w:w="1084" w:type="dxa"/>
            <w:vAlign w:val="center"/>
          </w:tcPr>
          <w:p w14:paraId="46DAB339" w14:textId="7809EB6A" w:rsidR="00DC37C8" w:rsidRDefault="00DC37C8" w:rsidP="009873BE">
            <w:pPr>
              <w:rPr>
                <w:rFonts w:ascii="IBM Plex Sans" w:hAnsi="IBM Plex Sans"/>
                <w:b/>
                <w:bCs/>
              </w:rPr>
            </w:pPr>
            <w:r>
              <w:rPr>
                <w:rFonts w:ascii="IBM Plex Sans" w:hAnsi="IBM Plex Sans"/>
                <w:b/>
                <w:bCs/>
              </w:rPr>
              <w:lastRenderedPageBreak/>
              <w:t xml:space="preserve">  </w:t>
            </w:r>
          </w:p>
        </w:tc>
        <w:tc>
          <w:tcPr>
            <w:tcW w:w="1388" w:type="dxa"/>
            <w:vAlign w:val="center"/>
          </w:tcPr>
          <w:p w14:paraId="4F1A5D3C" w14:textId="77777777" w:rsidR="00DC37C8" w:rsidRPr="009873BE" w:rsidRDefault="00DC37C8" w:rsidP="009873BE">
            <w:pPr>
              <w:rPr>
                <w:rFonts w:ascii="IBM Plex Sans" w:hAnsi="IBM Plex Sans"/>
                <w:b/>
                <w:bCs/>
              </w:rPr>
            </w:pPr>
          </w:p>
        </w:tc>
        <w:tc>
          <w:tcPr>
            <w:tcW w:w="1954" w:type="dxa"/>
            <w:vAlign w:val="center"/>
          </w:tcPr>
          <w:p w14:paraId="4177A43C" w14:textId="77777777" w:rsidR="00DC37C8" w:rsidRPr="009873BE" w:rsidRDefault="00DC37C8" w:rsidP="009873BE">
            <w:pPr>
              <w:rPr>
                <w:rFonts w:ascii="IBM Plex Sans" w:hAnsi="IBM Plex Sans"/>
                <w:b/>
                <w:bCs/>
              </w:rPr>
            </w:pPr>
          </w:p>
        </w:tc>
        <w:tc>
          <w:tcPr>
            <w:tcW w:w="2522" w:type="dxa"/>
            <w:vAlign w:val="center"/>
          </w:tcPr>
          <w:p w14:paraId="25E458AE" w14:textId="77777777" w:rsidR="00DC37C8" w:rsidRPr="009873BE" w:rsidRDefault="00DC37C8" w:rsidP="009873BE">
            <w:pPr>
              <w:rPr>
                <w:rFonts w:ascii="IBM Plex Sans" w:hAnsi="IBM Plex Sans"/>
                <w:b/>
                <w:bCs/>
              </w:rPr>
            </w:pPr>
          </w:p>
        </w:tc>
        <w:tc>
          <w:tcPr>
            <w:tcW w:w="1798" w:type="dxa"/>
            <w:vAlign w:val="center"/>
          </w:tcPr>
          <w:p w14:paraId="442ADE9B" w14:textId="77777777" w:rsidR="00DC37C8" w:rsidRPr="009873BE" w:rsidRDefault="00DC37C8" w:rsidP="009873BE">
            <w:pPr>
              <w:rPr>
                <w:rFonts w:ascii="IBM Plex Sans" w:hAnsi="IBM Plex Sans"/>
                <w:b/>
                <w:bCs/>
              </w:rPr>
            </w:pPr>
          </w:p>
        </w:tc>
      </w:tr>
    </w:tbl>
    <w:p w14:paraId="46B60171" w14:textId="77777777" w:rsidR="00DC37C8" w:rsidRDefault="00DC37C8" w:rsidP="009873BE">
      <w:pPr>
        <w:rPr>
          <w:rFonts w:ascii="IBM Plex Sans" w:hAnsi="IBM Plex Sans"/>
        </w:rPr>
      </w:pPr>
    </w:p>
    <w:p w14:paraId="18ACB2FA" w14:textId="77777777" w:rsidR="00DC37C8" w:rsidRPr="00DC37C8" w:rsidRDefault="009873BE" w:rsidP="00DC37C8">
      <w:pPr>
        <w:tabs>
          <w:tab w:val="num" w:pos="720"/>
        </w:tabs>
        <w:rPr>
          <w:rFonts w:ascii="IBM Plex Sans" w:hAnsi="IBM Plex Sans"/>
          <w:b/>
          <w:bCs/>
        </w:rPr>
      </w:pPr>
      <w:r w:rsidRPr="009873BE">
        <w:rPr>
          <w:rFonts w:ascii="IBM Plex Sans" w:hAnsi="IBM Plex Sans"/>
          <w:b/>
          <w:bCs/>
        </w:rPr>
        <w:t>Recommendations</w:t>
      </w:r>
    </w:p>
    <w:p w14:paraId="44EEF5F8" w14:textId="188FB72B" w:rsidR="009873BE" w:rsidRPr="009873BE" w:rsidRDefault="002968AB" w:rsidP="00183533">
      <w:pPr>
        <w:rPr>
          <w:rFonts w:ascii="IBM Plex Sans" w:hAnsi="IBM Plex Sans"/>
          <w:i/>
          <w:iCs/>
        </w:rPr>
      </w:pPr>
      <w:r w:rsidRPr="002968AB">
        <w:rPr>
          <w:rFonts w:ascii="IBM Plex Sans" w:hAnsi="IBM Plex Sans"/>
          <w:i/>
          <w:iCs/>
        </w:rPr>
        <w:t>&lt;</w:t>
      </w:r>
      <w:r w:rsidR="00183533" w:rsidRPr="002968AB">
        <w:rPr>
          <w:rFonts w:ascii="IBM Plex Sans" w:hAnsi="IBM Plex Sans"/>
          <w:i/>
          <w:iCs/>
        </w:rPr>
        <w:t xml:space="preserve">Provide at least three actionable recommendations addressing areas such as patch management, monitoring, privilege management, authentication, vulnerability scanning, or incident response readiness, ensuring that each recommendation includes implementation timelines, verification methods, and relevant context. </w:t>
      </w:r>
      <w:r w:rsidRPr="002968AB">
        <w:rPr>
          <w:rFonts w:ascii="IBM Plex Sans" w:hAnsi="IBM Plex Sans"/>
          <w:i/>
          <w:iCs/>
        </w:rPr>
        <w:t>Populate</w:t>
      </w:r>
      <w:r w:rsidR="00183533" w:rsidRPr="002968AB">
        <w:rPr>
          <w:rFonts w:ascii="IBM Plex Sans" w:hAnsi="IBM Plex Sans"/>
          <w:i/>
          <w:iCs/>
        </w:rPr>
        <w:t xml:space="preserve"> the table below to detail the recommendations.</w:t>
      </w:r>
      <w:r w:rsidRPr="002968AB">
        <w:rPr>
          <w:rFonts w:ascii="IBM Plex Sans" w:hAnsi="IBM Plex Sans"/>
          <w:i/>
          <w:iCs/>
        </w:rPr>
        <w:t>&gt;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2126"/>
        <w:gridCol w:w="3119"/>
        <w:gridCol w:w="2410"/>
      </w:tblGrid>
      <w:tr w:rsidR="00183533" w:rsidRPr="009873BE" w14:paraId="2467D024" w14:textId="77777777" w:rsidTr="00183533">
        <w:trPr>
          <w:tblCellSpacing w:w="15" w:type="dxa"/>
        </w:trPr>
        <w:tc>
          <w:tcPr>
            <w:tcW w:w="1226" w:type="dxa"/>
            <w:vAlign w:val="center"/>
            <w:hideMark/>
          </w:tcPr>
          <w:p w14:paraId="1E5F0370" w14:textId="77777777" w:rsidR="00183533" w:rsidRPr="009873BE" w:rsidRDefault="00183533" w:rsidP="00183533">
            <w:pPr>
              <w:jc w:val="center"/>
              <w:rPr>
                <w:rFonts w:ascii="IBM Plex Sans" w:hAnsi="IBM Plex Sans"/>
                <w:b/>
                <w:bCs/>
              </w:rPr>
            </w:pPr>
            <w:r w:rsidRPr="009873BE">
              <w:rPr>
                <w:rFonts w:ascii="IBM Plex Sans" w:hAnsi="IBM Plex Sans"/>
                <w:b/>
                <w:bCs/>
              </w:rPr>
              <w:t>Area</w:t>
            </w:r>
          </w:p>
        </w:tc>
        <w:tc>
          <w:tcPr>
            <w:tcW w:w="2096" w:type="dxa"/>
            <w:vAlign w:val="center"/>
            <w:hideMark/>
          </w:tcPr>
          <w:p w14:paraId="3E139915" w14:textId="77777777" w:rsidR="00183533" w:rsidRPr="009873BE" w:rsidRDefault="00183533" w:rsidP="00183533">
            <w:pPr>
              <w:jc w:val="center"/>
              <w:rPr>
                <w:rFonts w:ascii="IBM Plex Sans" w:hAnsi="IBM Plex Sans"/>
                <w:b/>
                <w:bCs/>
              </w:rPr>
            </w:pPr>
            <w:r w:rsidRPr="009873BE">
              <w:rPr>
                <w:rFonts w:ascii="IBM Plex Sans" w:hAnsi="IBM Plex Sans"/>
                <w:b/>
                <w:bCs/>
              </w:rPr>
              <w:t>Recommendation</w:t>
            </w:r>
          </w:p>
        </w:tc>
        <w:tc>
          <w:tcPr>
            <w:tcW w:w="3089" w:type="dxa"/>
            <w:vAlign w:val="center"/>
            <w:hideMark/>
          </w:tcPr>
          <w:p w14:paraId="10E499B7" w14:textId="77777777" w:rsidR="00183533" w:rsidRPr="009873BE" w:rsidRDefault="00183533" w:rsidP="00183533">
            <w:pPr>
              <w:jc w:val="center"/>
              <w:rPr>
                <w:rFonts w:ascii="IBM Plex Sans" w:hAnsi="IBM Plex Sans"/>
                <w:b/>
                <w:bCs/>
              </w:rPr>
            </w:pPr>
            <w:r w:rsidRPr="009873BE">
              <w:rPr>
                <w:rFonts w:ascii="IBM Plex Sans" w:hAnsi="IBM Plex Sans"/>
                <w:b/>
                <w:bCs/>
              </w:rPr>
              <w:t>Timeline</w:t>
            </w:r>
          </w:p>
        </w:tc>
        <w:tc>
          <w:tcPr>
            <w:tcW w:w="2365" w:type="dxa"/>
            <w:vAlign w:val="center"/>
            <w:hideMark/>
          </w:tcPr>
          <w:p w14:paraId="2CE9C837" w14:textId="77777777" w:rsidR="00183533" w:rsidRPr="009873BE" w:rsidRDefault="00183533" w:rsidP="00183533">
            <w:pPr>
              <w:jc w:val="center"/>
              <w:rPr>
                <w:rFonts w:ascii="IBM Plex Sans" w:hAnsi="IBM Plex Sans"/>
                <w:b/>
                <w:bCs/>
              </w:rPr>
            </w:pPr>
            <w:r w:rsidRPr="009873BE">
              <w:rPr>
                <w:rFonts w:ascii="IBM Plex Sans" w:hAnsi="IBM Plex Sans"/>
                <w:b/>
                <w:bCs/>
              </w:rPr>
              <w:t>Verification</w:t>
            </w:r>
          </w:p>
        </w:tc>
      </w:tr>
      <w:tr w:rsidR="00183533" w:rsidRPr="009873BE" w14:paraId="6729BC4A" w14:textId="77777777" w:rsidTr="00183533">
        <w:trPr>
          <w:tblCellSpacing w:w="15" w:type="dxa"/>
        </w:trPr>
        <w:tc>
          <w:tcPr>
            <w:tcW w:w="1226" w:type="dxa"/>
            <w:vAlign w:val="center"/>
            <w:hideMark/>
          </w:tcPr>
          <w:p w14:paraId="3DA8B07F" w14:textId="77777777" w:rsidR="00183533" w:rsidRPr="009873BE" w:rsidRDefault="00183533" w:rsidP="009873BE">
            <w:pPr>
              <w:rPr>
                <w:rFonts w:ascii="IBM Plex Sans" w:hAnsi="IBM Plex Sans"/>
                <w:b/>
                <w:bCs/>
              </w:rPr>
            </w:pPr>
          </w:p>
        </w:tc>
        <w:tc>
          <w:tcPr>
            <w:tcW w:w="2096" w:type="dxa"/>
            <w:vAlign w:val="center"/>
            <w:hideMark/>
          </w:tcPr>
          <w:p w14:paraId="0B87D38E" w14:textId="49F5833A" w:rsidR="00183533" w:rsidRPr="009873BE" w:rsidRDefault="00183533" w:rsidP="009873BE">
            <w:pPr>
              <w:rPr>
                <w:rFonts w:ascii="IBM Plex Sans" w:hAnsi="IBM Plex Sans"/>
                <w:b/>
                <w:bCs/>
              </w:rPr>
            </w:pPr>
            <w:r>
              <w:rPr>
                <w:rFonts w:ascii="IBM Plex Sans" w:hAnsi="IBM Plex Sans"/>
                <w:b/>
                <w:bCs/>
              </w:rPr>
              <w:t xml:space="preserve"> </w:t>
            </w:r>
          </w:p>
        </w:tc>
        <w:tc>
          <w:tcPr>
            <w:tcW w:w="3089" w:type="dxa"/>
            <w:vAlign w:val="center"/>
            <w:hideMark/>
          </w:tcPr>
          <w:p w14:paraId="74CB92C6" w14:textId="77777777" w:rsidR="00183533" w:rsidRPr="009873BE" w:rsidRDefault="00183533" w:rsidP="009873BE">
            <w:pPr>
              <w:rPr>
                <w:rFonts w:ascii="IBM Plex Sans" w:hAnsi="IBM Plex Sans"/>
                <w:b/>
                <w:bCs/>
              </w:rPr>
            </w:pPr>
          </w:p>
        </w:tc>
        <w:tc>
          <w:tcPr>
            <w:tcW w:w="2365" w:type="dxa"/>
            <w:vAlign w:val="center"/>
            <w:hideMark/>
          </w:tcPr>
          <w:p w14:paraId="40CAABDE" w14:textId="77777777" w:rsidR="00183533" w:rsidRPr="009873BE" w:rsidRDefault="00183533" w:rsidP="009873BE">
            <w:pPr>
              <w:rPr>
                <w:rFonts w:ascii="IBM Plex Sans" w:hAnsi="IBM Plex Sans"/>
                <w:b/>
                <w:bCs/>
              </w:rPr>
            </w:pPr>
          </w:p>
        </w:tc>
      </w:tr>
      <w:tr w:rsidR="00183533" w:rsidRPr="009873BE" w14:paraId="798E6B25" w14:textId="77777777" w:rsidTr="00183533">
        <w:trPr>
          <w:tblCellSpacing w:w="15" w:type="dxa"/>
        </w:trPr>
        <w:tc>
          <w:tcPr>
            <w:tcW w:w="1226" w:type="dxa"/>
            <w:vAlign w:val="center"/>
          </w:tcPr>
          <w:p w14:paraId="58766701" w14:textId="32B6D48C" w:rsidR="00183533" w:rsidRPr="009873BE" w:rsidRDefault="00183533" w:rsidP="009873BE">
            <w:pPr>
              <w:rPr>
                <w:rFonts w:ascii="IBM Plex Sans" w:hAnsi="IBM Plex Sans"/>
                <w:b/>
                <w:bCs/>
              </w:rPr>
            </w:pPr>
            <w:r>
              <w:rPr>
                <w:rFonts w:ascii="IBM Plex Sans" w:hAnsi="IBM Plex Sans"/>
                <w:b/>
                <w:bCs/>
              </w:rPr>
              <w:t xml:space="preserve"> </w:t>
            </w:r>
          </w:p>
        </w:tc>
        <w:tc>
          <w:tcPr>
            <w:tcW w:w="2096" w:type="dxa"/>
            <w:vAlign w:val="center"/>
          </w:tcPr>
          <w:p w14:paraId="515A717F" w14:textId="77777777" w:rsidR="00183533" w:rsidRDefault="00183533" w:rsidP="009873BE">
            <w:pPr>
              <w:rPr>
                <w:rFonts w:ascii="IBM Plex Sans" w:hAnsi="IBM Plex Sans"/>
                <w:b/>
                <w:bCs/>
              </w:rPr>
            </w:pPr>
          </w:p>
        </w:tc>
        <w:tc>
          <w:tcPr>
            <w:tcW w:w="3089" w:type="dxa"/>
            <w:vAlign w:val="center"/>
          </w:tcPr>
          <w:p w14:paraId="15C0F0B4" w14:textId="77777777" w:rsidR="00183533" w:rsidRPr="009873BE" w:rsidRDefault="00183533" w:rsidP="009873BE">
            <w:pPr>
              <w:rPr>
                <w:rFonts w:ascii="IBM Plex Sans" w:hAnsi="IBM Plex Sans"/>
                <w:b/>
                <w:bCs/>
              </w:rPr>
            </w:pPr>
          </w:p>
        </w:tc>
        <w:tc>
          <w:tcPr>
            <w:tcW w:w="2365" w:type="dxa"/>
            <w:vAlign w:val="center"/>
          </w:tcPr>
          <w:p w14:paraId="25DEDB85" w14:textId="77777777" w:rsidR="00183533" w:rsidRPr="009873BE" w:rsidRDefault="00183533" w:rsidP="009873BE">
            <w:pPr>
              <w:rPr>
                <w:rFonts w:ascii="IBM Plex Sans" w:hAnsi="IBM Plex Sans"/>
                <w:b/>
                <w:bCs/>
              </w:rPr>
            </w:pPr>
          </w:p>
        </w:tc>
      </w:tr>
      <w:tr w:rsidR="00183533" w:rsidRPr="009873BE" w14:paraId="1D9AD6A4" w14:textId="77777777" w:rsidTr="00183533">
        <w:trPr>
          <w:tblCellSpacing w:w="15" w:type="dxa"/>
        </w:trPr>
        <w:tc>
          <w:tcPr>
            <w:tcW w:w="1226" w:type="dxa"/>
            <w:vAlign w:val="center"/>
          </w:tcPr>
          <w:p w14:paraId="45F495B1" w14:textId="77777777" w:rsidR="00183533" w:rsidRDefault="00183533" w:rsidP="009873BE">
            <w:pPr>
              <w:rPr>
                <w:rFonts w:ascii="IBM Plex Sans" w:hAnsi="IBM Plex Sans"/>
                <w:b/>
                <w:bCs/>
              </w:rPr>
            </w:pPr>
          </w:p>
        </w:tc>
        <w:tc>
          <w:tcPr>
            <w:tcW w:w="2096" w:type="dxa"/>
            <w:vAlign w:val="center"/>
          </w:tcPr>
          <w:p w14:paraId="531F6F62" w14:textId="77777777" w:rsidR="00183533" w:rsidRDefault="00183533" w:rsidP="009873BE">
            <w:pPr>
              <w:rPr>
                <w:rFonts w:ascii="IBM Plex Sans" w:hAnsi="IBM Plex Sans"/>
                <w:b/>
                <w:bCs/>
              </w:rPr>
            </w:pPr>
          </w:p>
        </w:tc>
        <w:tc>
          <w:tcPr>
            <w:tcW w:w="3089" w:type="dxa"/>
            <w:vAlign w:val="center"/>
          </w:tcPr>
          <w:p w14:paraId="7800D266" w14:textId="77777777" w:rsidR="00183533" w:rsidRPr="009873BE" w:rsidRDefault="00183533" w:rsidP="009873BE">
            <w:pPr>
              <w:rPr>
                <w:rFonts w:ascii="IBM Plex Sans" w:hAnsi="IBM Plex Sans"/>
                <w:b/>
                <w:bCs/>
              </w:rPr>
            </w:pPr>
          </w:p>
        </w:tc>
        <w:tc>
          <w:tcPr>
            <w:tcW w:w="2365" w:type="dxa"/>
            <w:vAlign w:val="center"/>
          </w:tcPr>
          <w:p w14:paraId="52947E0D" w14:textId="77777777" w:rsidR="00183533" w:rsidRPr="009873BE" w:rsidRDefault="00183533" w:rsidP="009873BE">
            <w:pPr>
              <w:rPr>
                <w:rFonts w:ascii="IBM Plex Sans" w:hAnsi="IBM Plex Sans"/>
                <w:b/>
                <w:bCs/>
              </w:rPr>
            </w:pPr>
          </w:p>
        </w:tc>
      </w:tr>
    </w:tbl>
    <w:p w14:paraId="1EA2BBFF" w14:textId="77777777" w:rsidR="00161EE4" w:rsidRPr="009873BE" w:rsidRDefault="00161EE4">
      <w:pPr>
        <w:rPr>
          <w:rFonts w:ascii="IBM Plex Sans" w:hAnsi="IBM Plex Sans"/>
        </w:rPr>
      </w:pPr>
    </w:p>
    <w:sectPr w:rsidR="00161EE4" w:rsidRPr="00987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365"/>
    <w:multiLevelType w:val="multilevel"/>
    <w:tmpl w:val="843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3305B"/>
    <w:multiLevelType w:val="multilevel"/>
    <w:tmpl w:val="8B1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E51C2"/>
    <w:multiLevelType w:val="multilevel"/>
    <w:tmpl w:val="971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7F04"/>
    <w:multiLevelType w:val="multilevel"/>
    <w:tmpl w:val="136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30E7C"/>
    <w:multiLevelType w:val="multilevel"/>
    <w:tmpl w:val="D5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D387E"/>
    <w:multiLevelType w:val="multilevel"/>
    <w:tmpl w:val="00A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47BB6"/>
    <w:multiLevelType w:val="multilevel"/>
    <w:tmpl w:val="91D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304DE"/>
    <w:multiLevelType w:val="multilevel"/>
    <w:tmpl w:val="D51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592124">
    <w:abstractNumId w:val="0"/>
  </w:num>
  <w:num w:numId="2" w16cid:durableId="855575356">
    <w:abstractNumId w:val="3"/>
  </w:num>
  <w:num w:numId="3" w16cid:durableId="1515417858">
    <w:abstractNumId w:val="4"/>
  </w:num>
  <w:num w:numId="4" w16cid:durableId="1393181">
    <w:abstractNumId w:val="1"/>
  </w:num>
  <w:num w:numId="5" w16cid:durableId="1259634458">
    <w:abstractNumId w:val="7"/>
  </w:num>
  <w:num w:numId="6" w16cid:durableId="1716276590">
    <w:abstractNumId w:val="5"/>
  </w:num>
  <w:num w:numId="7" w16cid:durableId="1588490683">
    <w:abstractNumId w:val="2"/>
  </w:num>
  <w:num w:numId="8" w16cid:durableId="116512908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veen Thapliyal">
    <w15:presenceInfo w15:providerId="AD" w15:userId="S::praveent@skillup.tech::bba61ad1-8a48-441b-ad58-b6ab2d064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E"/>
    <w:rsid w:val="0006374A"/>
    <w:rsid w:val="00161EE4"/>
    <w:rsid w:val="00183533"/>
    <w:rsid w:val="001E49D9"/>
    <w:rsid w:val="002968AB"/>
    <w:rsid w:val="003625CA"/>
    <w:rsid w:val="00643CF2"/>
    <w:rsid w:val="00722AA9"/>
    <w:rsid w:val="0076563E"/>
    <w:rsid w:val="00833518"/>
    <w:rsid w:val="00975D17"/>
    <w:rsid w:val="009873BE"/>
    <w:rsid w:val="009D69BA"/>
    <w:rsid w:val="00B1673C"/>
    <w:rsid w:val="00CE710E"/>
    <w:rsid w:val="00DC37C8"/>
    <w:rsid w:val="00E15EC0"/>
    <w:rsid w:val="00EE31A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10A87"/>
  <w15:chartTrackingRefBased/>
  <w15:docId w15:val="{037841D1-3620-4DB8-B2F9-FA3CDCE8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E"/>
    <w:rPr>
      <w:rFonts w:eastAsiaTheme="majorEastAsia" w:cstheme="majorBidi"/>
      <w:color w:val="272727" w:themeColor="text1" w:themeTint="D8"/>
    </w:rPr>
  </w:style>
  <w:style w:type="paragraph" w:styleId="Title">
    <w:name w:val="Title"/>
    <w:basedOn w:val="Normal"/>
    <w:next w:val="Normal"/>
    <w:link w:val="TitleChar"/>
    <w:uiPriority w:val="10"/>
    <w:qFormat/>
    <w:rsid w:val="0098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E"/>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E"/>
    <w:rPr>
      <w:i/>
      <w:iCs/>
      <w:color w:val="404040" w:themeColor="text1" w:themeTint="BF"/>
    </w:rPr>
  </w:style>
  <w:style w:type="paragraph" w:styleId="ListParagraph">
    <w:name w:val="List Paragraph"/>
    <w:basedOn w:val="Normal"/>
    <w:uiPriority w:val="34"/>
    <w:qFormat/>
    <w:rsid w:val="009873BE"/>
    <w:pPr>
      <w:ind w:left="720"/>
      <w:contextualSpacing/>
    </w:pPr>
  </w:style>
  <w:style w:type="character" w:styleId="IntenseEmphasis">
    <w:name w:val="Intense Emphasis"/>
    <w:basedOn w:val="DefaultParagraphFont"/>
    <w:uiPriority w:val="21"/>
    <w:qFormat/>
    <w:rsid w:val="009873BE"/>
    <w:rPr>
      <w:i/>
      <w:iCs/>
      <w:color w:val="0F4761" w:themeColor="accent1" w:themeShade="BF"/>
    </w:rPr>
  </w:style>
  <w:style w:type="paragraph" w:styleId="IntenseQuote">
    <w:name w:val="Intense Quote"/>
    <w:basedOn w:val="Normal"/>
    <w:next w:val="Normal"/>
    <w:link w:val="IntenseQuoteChar"/>
    <w:uiPriority w:val="30"/>
    <w:qFormat/>
    <w:rsid w:val="00987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3BE"/>
    <w:rPr>
      <w:i/>
      <w:iCs/>
      <w:color w:val="0F4761" w:themeColor="accent1" w:themeShade="BF"/>
    </w:rPr>
  </w:style>
  <w:style w:type="character" w:styleId="IntenseReference">
    <w:name w:val="Intense Reference"/>
    <w:basedOn w:val="DefaultParagraphFont"/>
    <w:uiPriority w:val="32"/>
    <w:qFormat/>
    <w:rsid w:val="009873BE"/>
    <w:rPr>
      <w:b/>
      <w:bCs/>
      <w:smallCaps/>
      <w:color w:val="0F4761" w:themeColor="accent1" w:themeShade="BF"/>
      <w:spacing w:val="5"/>
    </w:rPr>
  </w:style>
  <w:style w:type="paragraph" w:styleId="NormalWeb">
    <w:name w:val="Normal (Web)"/>
    <w:basedOn w:val="Normal"/>
    <w:uiPriority w:val="99"/>
    <w:semiHidden/>
    <w:unhideWhenUsed/>
    <w:rsid w:val="009873BE"/>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paragraph" w:styleId="Revision">
    <w:name w:val="Revision"/>
    <w:hidden/>
    <w:uiPriority w:val="99"/>
    <w:semiHidden/>
    <w:rsid w:val="00E15E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3</Pages>
  <Words>300</Words>
  <Characters>2061</Characters>
  <Application>Microsoft Office Word</Application>
  <DocSecurity>0</DocSecurity>
  <Lines>187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Dr.Aishwarya Bhargav</dc:creator>
  <cp:keywords/>
  <dc:description/>
  <cp:lastModifiedBy>Praveen Thapliyal</cp:lastModifiedBy>
  <cp:revision>9</cp:revision>
  <dcterms:created xsi:type="dcterms:W3CDTF">2025-09-23T05:34:00Z</dcterms:created>
  <dcterms:modified xsi:type="dcterms:W3CDTF">2025-09-23T10:20:00Z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c64516b4-c73a-406d-bb45-6e4c0a411981</vt:lpwstr>
  </property>
</Properties>
</file>